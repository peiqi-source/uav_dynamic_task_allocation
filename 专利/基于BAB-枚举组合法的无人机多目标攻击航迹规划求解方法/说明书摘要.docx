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E85D01" w14:textId="159BD6D2" w:rsidR="005B0D29" w:rsidRPr="00A008D4" w:rsidRDefault="00DE14AF" w:rsidP="00D95D62">
      <w:pPr>
        <w:widowControl/>
        <w:snapToGrid w:val="0"/>
        <w:spacing w:line="360" w:lineRule="auto"/>
        <w:ind w:firstLineChars="200" w:firstLine="520"/>
        <w:rPr>
          <w:color w:val="000000"/>
          <w:sz w:val="26"/>
          <w:szCs w:val="26"/>
        </w:rPr>
      </w:pPr>
      <w:r w:rsidRPr="004F0747">
        <w:rPr>
          <w:color w:val="000000"/>
          <w:sz w:val="26"/>
          <w:szCs w:val="26"/>
        </w:rPr>
        <w:t>本发明公开了</w:t>
      </w:r>
      <w:r w:rsidR="00494FF7">
        <w:rPr>
          <w:rFonts w:eastAsiaTheme="minorEastAsia" w:hint="eastAsia"/>
          <w:sz w:val="26"/>
          <w:szCs w:val="26"/>
        </w:rPr>
        <w:t>一种</w:t>
      </w:r>
      <w:bookmarkStart w:id="0" w:name="_Hlk165231157"/>
      <w:r w:rsidR="00494FF7">
        <w:rPr>
          <w:rFonts w:eastAsiaTheme="minorEastAsia" w:hint="eastAsia"/>
          <w:sz w:val="26"/>
          <w:szCs w:val="26"/>
        </w:rPr>
        <w:t>基于</w:t>
      </w:r>
      <w:r w:rsidR="00494FF7">
        <w:rPr>
          <w:rFonts w:eastAsiaTheme="minorEastAsia"/>
          <w:sz w:val="26"/>
          <w:szCs w:val="26"/>
        </w:rPr>
        <w:t>BAB-</w:t>
      </w:r>
      <w:r w:rsidR="00494FF7">
        <w:rPr>
          <w:rFonts w:eastAsiaTheme="minorEastAsia" w:hint="eastAsia"/>
          <w:sz w:val="26"/>
          <w:szCs w:val="26"/>
        </w:rPr>
        <w:t>枚举组合法的无人机多目标攻击航迹规划求解方法</w:t>
      </w:r>
      <w:bookmarkEnd w:id="0"/>
      <w:r w:rsidR="00494FF7">
        <w:rPr>
          <w:rFonts w:eastAsiaTheme="minorEastAsia" w:hint="eastAsia"/>
          <w:sz w:val="26"/>
          <w:szCs w:val="26"/>
        </w:rPr>
        <w:t>，</w:t>
      </w:r>
      <w:r w:rsidR="00494FF7">
        <w:rPr>
          <w:rFonts w:hint="eastAsia"/>
          <w:sz w:val="26"/>
          <w:szCs w:val="26"/>
        </w:rPr>
        <w:t>首先根据无人机最大武器射程和目标的威胁半径建立几何模型求解目标可打击范围；再根据目标位置坐标以及无人机最大飞行航迹建立航迹规划模型，然后通过分支定界</w:t>
      </w:r>
      <w:r w:rsidR="00494FF7">
        <w:rPr>
          <w:sz w:val="26"/>
          <w:szCs w:val="26"/>
        </w:rPr>
        <w:t>-</w:t>
      </w:r>
      <w:r w:rsidR="00494FF7">
        <w:rPr>
          <w:rFonts w:hint="eastAsia"/>
          <w:sz w:val="26"/>
          <w:szCs w:val="26"/>
        </w:rPr>
        <w:t>枚举组合方法确定</w:t>
      </w:r>
      <w:proofErr w:type="gramStart"/>
      <w:r w:rsidR="00494FF7">
        <w:rPr>
          <w:rFonts w:hint="eastAsia"/>
          <w:sz w:val="26"/>
          <w:szCs w:val="26"/>
        </w:rPr>
        <w:t>各打击</w:t>
      </w:r>
      <w:proofErr w:type="gramEnd"/>
      <w:r w:rsidR="00494FF7">
        <w:rPr>
          <w:rFonts w:hint="eastAsia"/>
          <w:sz w:val="26"/>
          <w:szCs w:val="26"/>
        </w:rPr>
        <w:t>范围对应的全局最优打击点及打击次序，最后结合无人机的最小转弯半径采用</w:t>
      </w:r>
      <w:proofErr w:type="spellStart"/>
      <w:r w:rsidR="00494FF7">
        <w:rPr>
          <w:sz w:val="26"/>
          <w:szCs w:val="26"/>
        </w:rPr>
        <w:t>Dubins</w:t>
      </w:r>
      <w:proofErr w:type="spellEnd"/>
      <w:r w:rsidR="00494FF7">
        <w:rPr>
          <w:rFonts w:hint="eastAsia"/>
          <w:sz w:val="26"/>
          <w:szCs w:val="26"/>
        </w:rPr>
        <w:t>曲线依次连接</w:t>
      </w:r>
      <w:proofErr w:type="gramStart"/>
      <w:r w:rsidR="00494FF7">
        <w:rPr>
          <w:rFonts w:hint="eastAsia"/>
          <w:sz w:val="26"/>
          <w:szCs w:val="26"/>
        </w:rPr>
        <w:t>各打击点得到</w:t>
      </w:r>
      <w:proofErr w:type="gramEnd"/>
      <w:r w:rsidR="00494FF7">
        <w:rPr>
          <w:rFonts w:hint="eastAsia"/>
          <w:sz w:val="26"/>
          <w:szCs w:val="26"/>
        </w:rPr>
        <w:t>全局最优攻击航迹。本发明方法</w:t>
      </w:r>
      <w:r w:rsidR="00494FF7">
        <w:rPr>
          <w:rFonts w:eastAsiaTheme="minorEastAsia" w:hint="eastAsia"/>
          <w:sz w:val="26"/>
          <w:szCs w:val="26"/>
        </w:rPr>
        <w:t>满足无人机动力学约束的同时尽可能的节省飞行航程，提高无人机执行任务的时效性，为后续的研究以及工程应用提供新的思路。</w:t>
      </w:r>
      <w:bookmarkStart w:id="1" w:name="_GoBack"/>
      <w:bookmarkEnd w:id="1"/>
    </w:p>
    <w:sectPr w:rsidR="005B0D29" w:rsidRPr="00A008D4" w:rsidSect="00ED279F">
      <w:headerReference w:type="default" r:id="rId7"/>
      <w:footerReference w:type="default" r:id="rId8"/>
      <w:pgSz w:w="11906" w:h="16838" w:code="9"/>
      <w:pgMar w:top="1361" w:right="851" w:bottom="851" w:left="1418" w:header="794"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F43B5E" w14:textId="77777777" w:rsidR="00782DBC" w:rsidRDefault="00782DBC">
      <w:r>
        <w:separator/>
      </w:r>
    </w:p>
  </w:endnote>
  <w:endnote w:type="continuationSeparator" w:id="0">
    <w:p w14:paraId="2165A883" w14:textId="77777777" w:rsidR="00782DBC" w:rsidRDefault="00782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BC7D5" w14:textId="77777777" w:rsidR="001B6718" w:rsidRDefault="001B6718" w:rsidP="001B6718">
    <w:pPr>
      <w:pStyle w:val="a3"/>
      <w:numPr>
        <w:ins w:id="2" w:author="推荐书" w:date="2010-03-10T11:29:00Z"/>
      </w:numPr>
      <w:spacing w:line="200" w:lineRule="exact"/>
      <w:jc w:val="both"/>
      <w:rPr>
        <w:ins w:id="3" w:author="推荐书" w:date="2010-03-10T11:29:00Z"/>
        <w:rFonts w:ascii="黑体" w:eastAsia="黑体"/>
      </w:rPr>
    </w:pPr>
    <w:ins w:id="4" w:author="推荐书" w:date="2010-03-10T11:29:00Z">
      <w:r>
        <w:rPr>
          <w:rFonts w:ascii="黑体" w:eastAsia="黑体"/>
        </w:rPr>
        <w:t>10</w:t>
      </w:r>
      <w:r>
        <w:rPr>
          <w:rFonts w:ascii="黑体" w:eastAsia="黑体" w:hint="eastAsia"/>
        </w:rPr>
        <w:t>0</w:t>
      </w:r>
      <w:r>
        <w:rPr>
          <w:rFonts w:ascii="黑体" w:eastAsia="黑体"/>
        </w:rPr>
        <w:t>00</w:t>
      </w:r>
      <w:r>
        <w:rPr>
          <w:rFonts w:ascii="黑体" w:eastAsia="黑体" w:hint="eastAsia"/>
        </w:rPr>
        <w:t>4</w:t>
      </w:r>
    </w:ins>
  </w:p>
  <w:p w14:paraId="710DFC36" w14:textId="77777777" w:rsidR="001B6718" w:rsidRDefault="006876D3" w:rsidP="001B6718">
    <w:pPr>
      <w:pStyle w:val="a3"/>
      <w:numPr>
        <w:ins w:id="5" w:author="推荐书" w:date="2010-03-10T11:29:00Z"/>
      </w:numPr>
      <w:spacing w:line="200" w:lineRule="exact"/>
      <w:jc w:val="both"/>
      <w:rPr>
        <w:ins w:id="6" w:author="推荐书" w:date="2010-03-10T11:29:00Z"/>
        <w:rFonts w:ascii="黑体" w:eastAsia="黑体"/>
      </w:rPr>
    </w:pPr>
    <w:ins w:id="7" w:author="推荐书" w:date="2010-03-10T11:29:00Z">
      <w:r>
        <w:rPr>
          <w:rFonts w:ascii="黑体" w:eastAsia="黑体"/>
          <w:noProof/>
        </w:rPr>
        <mc:AlternateContent>
          <mc:Choice Requires="wps">
            <w:drawing>
              <wp:anchor distT="0" distB="0" distL="114300" distR="114300" simplePos="0" relativeHeight="251658240" behindDoc="0" locked="0" layoutInCell="0" allowOverlap="1" wp14:anchorId="58748BD8" wp14:editId="0A25B271">
                <wp:simplePos x="0" y="0"/>
                <wp:positionH relativeFrom="column">
                  <wp:posOffset>1905</wp:posOffset>
                </wp:positionH>
                <wp:positionV relativeFrom="paragraph">
                  <wp:posOffset>-156845</wp:posOffset>
                </wp:positionV>
                <wp:extent cx="612013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194E208" id="Line 1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r w:rsidR="001B6718">
        <w:rPr>
          <w:rFonts w:ascii="黑体" w:eastAsia="黑体" w:hint="eastAsia"/>
        </w:rPr>
        <w:t>2010.2</w:t>
      </w:r>
    </w:ins>
  </w:p>
  <w:p w14:paraId="4091888C" w14:textId="77777777" w:rsidR="001B6718" w:rsidRDefault="001B6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44A757" w14:textId="77777777" w:rsidR="00782DBC" w:rsidRDefault="00782DBC">
      <w:r>
        <w:separator/>
      </w:r>
    </w:p>
  </w:footnote>
  <w:footnote w:type="continuationSeparator" w:id="0">
    <w:p w14:paraId="65DAF41F" w14:textId="77777777" w:rsidR="00782DBC" w:rsidRDefault="00782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25161" w14:textId="77777777" w:rsidR="001B6718" w:rsidRDefault="006876D3" w:rsidP="001B6718">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7CDBDEC8" wp14:editId="19FEA109">
              <wp:simplePos x="0" y="0"/>
              <wp:positionH relativeFrom="column">
                <wp:posOffset>0</wp:posOffset>
              </wp:positionH>
              <wp:positionV relativeFrom="paragraph">
                <wp:posOffset>360045</wp:posOffset>
              </wp:positionV>
              <wp:extent cx="612013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D83EF83" id="Line 1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1B6718">
      <w:rPr>
        <w:rFonts w:eastAsia="黑体" w:hint="eastAsia"/>
        <w:spacing w:val="90"/>
        <w:sz w:val="28"/>
      </w:rPr>
      <w:t>说明书摘要</w:t>
    </w:r>
  </w:p>
  <w:p w14:paraId="5998D612" w14:textId="77777777" w:rsidR="007D040A" w:rsidRDefault="007D040A">
    <w:pPr>
      <w:jc w:val="center"/>
      <w:outlineLvl w:val="0"/>
      <w:rPr>
        <w:rFonts w:ascii="黑体" w:eastAsia="黑体"/>
        <w:b/>
        <w:spacing w:val="90"/>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B7CFF"/>
    <w:multiLevelType w:val="hybridMultilevel"/>
    <w:tmpl w:val="E29061A4"/>
    <w:lvl w:ilvl="0" w:tplc="1EF033F0">
      <w:start w:val="1"/>
      <w:numFmt w:val="decimal"/>
      <w:lvlText w:val="%1．"/>
      <w:lvlJc w:val="left"/>
      <w:pPr>
        <w:tabs>
          <w:tab w:val="num" w:pos="360"/>
        </w:tabs>
        <w:ind w:left="360" w:hanging="360"/>
      </w:pPr>
      <w:rPr>
        <w:rFonts w:hint="eastAsia"/>
      </w:rPr>
    </w:lvl>
    <w:lvl w:ilvl="1" w:tplc="EC424C8C" w:tentative="1">
      <w:start w:val="1"/>
      <w:numFmt w:val="lowerLetter"/>
      <w:lvlText w:val="%2)"/>
      <w:lvlJc w:val="left"/>
      <w:pPr>
        <w:tabs>
          <w:tab w:val="num" w:pos="840"/>
        </w:tabs>
        <w:ind w:left="840" w:hanging="420"/>
      </w:pPr>
    </w:lvl>
    <w:lvl w:ilvl="2" w:tplc="2684F0E4" w:tentative="1">
      <w:start w:val="1"/>
      <w:numFmt w:val="lowerRoman"/>
      <w:lvlText w:val="%3."/>
      <w:lvlJc w:val="right"/>
      <w:pPr>
        <w:tabs>
          <w:tab w:val="num" w:pos="1260"/>
        </w:tabs>
        <w:ind w:left="1260" w:hanging="420"/>
      </w:pPr>
    </w:lvl>
    <w:lvl w:ilvl="3" w:tplc="1356127A" w:tentative="1">
      <w:start w:val="1"/>
      <w:numFmt w:val="decimal"/>
      <w:lvlText w:val="%4."/>
      <w:lvlJc w:val="left"/>
      <w:pPr>
        <w:tabs>
          <w:tab w:val="num" w:pos="1680"/>
        </w:tabs>
        <w:ind w:left="1680" w:hanging="420"/>
      </w:pPr>
    </w:lvl>
    <w:lvl w:ilvl="4" w:tplc="39A01C86" w:tentative="1">
      <w:start w:val="1"/>
      <w:numFmt w:val="lowerLetter"/>
      <w:lvlText w:val="%5)"/>
      <w:lvlJc w:val="left"/>
      <w:pPr>
        <w:tabs>
          <w:tab w:val="num" w:pos="2100"/>
        </w:tabs>
        <w:ind w:left="2100" w:hanging="420"/>
      </w:pPr>
    </w:lvl>
    <w:lvl w:ilvl="5" w:tplc="BDC4AB52" w:tentative="1">
      <w:start w:val="1"/>
      <w:numFmt w:val="lowerRoman"/>
      <w:lvlText w:val="%6."/>
      <w:lvlJc w:val="right"/>
      <w:pPr>
        <w:tabs>
          <w:tab w:val="num" w:pos="2520"/>
        </w:tabs>
        <w:ind w:left="2520" w:hanging="420"/>
      </w:pPr>
    </w:lvl>
    <w:lvl w:ilvl="6" w:tplc="09AEAEAC" w:tentative="1">
      <w:start w:val="1"/>
      <w:numFmt w:val="decimal"/>
      <w:lvlText w:val="%7."/>
      <w:lvlJc w:val="left"/>
      <w:pPr>
        <w:tabs>
          <w:tab w:val="num" w:pos="2940"/>
        </w:tabs>
        <w:ind w:left="2940" w:hanging="420"/>
      </w:pPr>
    </w:lvl>
    <w:lvl w:ilvl="7" w:tplc="AF9ED4AA" w:tentative="1">
      <w:start w:val="1"/>
      <w:numFmt w:val="lowerLetter"/>
      <w:lvlText w:val="%8)"/>
      <w:lvlJc w:val="left"/>
      <w:pPr>
        <w:tabs>
          <w:tab w:val="num" w:pos="3360"/>
        </w:tabs>
        <w:ind w:left="3360" w:hanging="420"/>
      </w:pPr>
    </w:lvl>
    <w:lvl w:ilvl="8" w:tplc="3D38DE64"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386CF3E0">
      <w:start w:val="1"/>
      <w:numFmt w:val="decimal"/>
      <w:lvlText w:val="%1．"/>
      <w:lvlJc w:val="left"/>
      <w:pPr>
        <w:tabs>
          <w:tab w:val="num" w:pos="360"/>
        </w:tabs>
        <w:ind w:left="360" w:hanging="360"/>
      </w:pPr>
      <w:rPr>
        <w:rFonts w:hint="eastAsia"/>
      </w:rPr>
    </w:lvl>
    <w:lvl w:ilvl="1" w:tplc="8422A5A0" w:tentative="1">
      <w:start w:val="1"/>
      <w:numFmt w:val="lowerLetter"/>
      <w:lvlText w:val="%2)"/>
      <w:lvlJc w:val="left"/>
      <w:pPr>
        <w:tabs>
          <w:tab w:val="num" w:pos="840"/>
        </w:tabs>
        <w:ind w:left="840" w:hanging="420"/>
      </w:pPr>
    </w:lvl>
    <w:lvl w:ilvl="2" w:tplc="6F466BFE" w:tentative="1">
      <w:start w:val="1"/>
      <w:numFmt w:val="lowerRoman"/>
      <w:lvlText w:val="%3."/>
      <w:lvlJc w:val="right"/>
      <w:pPr>
        <w:tabs>
          <w:tab w:val="num" w:pos="1260"/>
        </w:tabs>
        <w:ind w:left="1260" w:hanging="420"/>
      </w:pPr>
    </w:lvl>
    <w:lvl w:ilvl="3" w:tplc="4CAAAA0C" w:tentative="1">
      <w:start w:val="1"/>
      <w:numFmt w:val="decimal"/>
      <w:lvlText w:val="%4."/>
      <w:lvlJc w:val="left"/>
      <w:pPr>
        <w:tabs>
          <w:tab w:val="num" w:pos="1680"/>
        </w:tabs>
        <w:ind w:left="1680" w:hanging="420"/>
      </w:pPr>
    </w:lvl>
    <w:lvl w:ilvl="4" w:tplc="17F8FF10" w:tentative="1">
      <w:start w:val="1"/>
      <w:numFmt w:val="lowerLetter"/>
      <w:lvlText w:val="%5)"/>
      <w:lvlJc w:val="left"/>
      <w:pPr>
        <w:tabs>
          <w:tab w:val="num" w:pos="2100"/>
        </w:tabs>
        <w:ind w:left="2100" w:hanging="420"/>
      </w:pPr>
    </w:lvl>
    <w:lvl w:ilvl="5" w:tplc="A26C97CA" w:tentative="1">
      <w:start w:val="1"/>
      <w:numFmt w:val="lowerRoman"/>
      <w:lvlText w:val="%6."/>
      <w:lvlJc w:val="right"/>
      <w:pPr>
        <w:tabs>
          <w:tab w:val="num" w:pos="2520"/>
        </w:tabs>
        <w:ind w:left="2520" w:hanging="420"/>
      </w:pPr>
    </w:lvl>
    <w:lvl w:ilvl="6" w:tplc="8FB0CAC8" w:tentative="1">
      <w:start w:val="1"/>
      <w:numFmt w:val="decimal"/>
      <w:lvlText w:val="%7."/>
      <w:lvlJc w:val="left"/>
      <w:pPr>
        <w:tabs>
          <w:tab w:val="num" w:pos="2940"/>
        </w:tabs>
        <w:ind w:left="2940" w:hanging="420"/>
      </w:pPr>
    </w:lvl>
    <w:lvl w:ilvl="7" w:tplc="F246F72C" w:tentative="1">
      <w:start w:val="1"/>
      <w:numFmt w:val="lowerLetter"/>
      <w:lvlText w:val="%8)"/>
      <w:lvlJc w:val="left"/>
      <w:pPr>
        <w:tabs>
          <w:tab w:val="num" w:pos="3360"/>
        </w:tabs>
        <w:ind w:left="3360" w:hanging="420"/>
      </w:pPr>
    </w:lvl>
    <w:lvl w:ilvl="8" w:tplc="F07AF89A" w:tentative="1">
      <w:start w:val="1"/>
      <w:numFmt w:val="lowerRoman"/>
      <w:lvlText w:val="%9."/>
      <w:lvlJc w:val="right"/>
      <w:pPr>
        <w:tabs>
          <w:tab w:val="num"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11673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2B"/>
    <w:rsid w:val="00010A83"/>
    <w:rsid w:val="00013EA7"/>
    <w:rsid w:val="00016669"/>
    <w:rsid w:val="00017F35"/>
    <w:rsid w:val="00021158"/>
    <w:rsid w:val="00054D3F"/>
    <w:rsid w:val="00061F4B"/>
    <w:rsid w:val="000927E7"/>
    <w:rsid w:val="000A7490"/>
    <w:rsid w:val="000D304A"/>
    <w:rsid w:val="00102002"/>
    <w:rsid w:val="0010577D"/>
    <w:rsid w:val="00117D4B"/>
    <w:rsid w:val="00134000"/>
    <w:rsid w:val="00140341"/>
    <w:rsid w:val="00176CF2"/>
    <w:rsid w:val="00181537"/>
    <w:rsid w:val="00184B2B"/>
    <w:rsid w:val="00192ECE"/>
    <w:rsid w:val="001B6718"/>
    <w:rsid w:val="00275EDE"/>
    <w:rsid w:val="002B4E89"/>
    <w:rsid w:val="003019B7"/>
    <w:rsid w:val="00381B0A"/>
    <w:rsid w:val="003A3C35"/>
    <w:rsid w:val="003A7178"/>
    <w:rsid w:val="003C0225"/>
    <w:rsid w:val="003D51CE"/>
    <w:rsid w:val="003F2D3D"/>
    <w:rsid w:val="003F6690"/>
    <w:rsid w:val="00421762"/>
    <w:rsid w:val="00450052"/>
    <w:rsid w:val="00494FF7"/>
    <w:rsid w:val="004F0747"/>
    <w:rsid w:val="00580BEE"/>
    <w:rsid w:val="005A5CD6"/>
    <w:rsid w:val="005B0D29"/>
    <w:rsid w:val="005D75B8"/>
    <w:rsid w:val="005E3B73"/>
    <w:rsid w:val="00652185"/>
    <w:rsid w:val="0068191C"/>
    <w:rsid w:val="006876D3"/>
    <w:rsid w:val="006B388D"/>
    <w:rsid w:val="006E2C68"/>
    <w:rsid w:val="007063FA"/>
    <w:rsid w:val="0071178A"/>
    <w:rsid w:val="00741087"/>
    <w:rsid w:val="00774A31"/>
    <w:rsid w:val="0077726D"/>
    <w:rsid w:val="00782DBC"/>
    <w:rsid w:val="0078709A"/>
    <w:rsid w:val="0079465B"/>
    <w:rsid w:val="007B5742"/>
    <w:rsid w:val="007C7A8F"/>
    <w:rsid w:val="007D040A"/>
    <w:rsid w:val="007D062B"/>
    <w:rsid w:val="008261EB"/>
    <w:rsid w:val="008545D1"/>
    <w:rsid w:val="00864682"/>
    <w:rsid w:val="00871C5C"/>
    <w:rsid w:val="00873F2E"/>
    <w:rsid w:val="00901FF3"/>
    <w:rsid w:val="00923909"/>
    <w:rsid w:val="0092493C"/>
    <w:rsid w:val="00977759"/>
    <w:rsid w:val="00992D6D"/>
    <w:rsid w:val="009A1A57"/>
    <w:rsid w:val="009A5DFA"/>
    <w:rsid w:val="009F7177"/>
    <w:rsid w:val="00A008D4"/>
    <w:rsid w:val="00A13261"/>
    <w:rsid w:val="00A23DDC"/>
    <w:rsid w:val="00A45FB4"/>
    <w:rsid w:val="00AB02AB"/>
    <w:rsid w:val="00AE15B3"/>
    <w:rsid w:val="00B07B76"/>
    <w:rsid w:val="00B3295C"/>
    <w:rsid w:val="00B36706"/>
    <w:rsid w:val="00BB29F1"/>
    <w:rsid w:val="00BC7CF0"/>
    <w:rsid w:val="00BD5F3C"/>
    <w:rsid w:val="00C43DE7"/>
    <w:rsid w:val="00C47BF4"/>
    <w:rsid w:val="00C77102"/>
    <w:rsid w:val="00C807A4"/>
    <w:rsid w:val="00CC1E4A"/>
    <w:rsid w:val="00CC2EA3"/>
    <w:rsid w:val="00CF4A4B"/>
    <w:rsid w:val="00D05834"/>
    <w:rsid w:val="00D136F0"/>
    <w:rsid w:val="00D56CA6"/>
    <w:rsid w:val="00D666E3"/>
    <w:rsid w:val="00D909CF"/>
    <w:rsid w:val="00D94D7A"/>
    <w:rsid w:val="00D95D62"/>
    <w:rsid w:val="00DB6732"/>
    <w:rsid w:val="00DE14AF"/>
    <w:rsid w:val="00DE7C56"/>
    <w:rsid w:val="00E30892"/>
    <w:rsid w:val="00E379CF"/>
    <w:rsid w:val="00E54C09"/>
    <w:rsid w:val="00EA3C3D"/>
    <w:rsid w:val="00ED279F"/>
    <w:rsid w:val="00EF0CE1"/>
    <w:rsid w:val="00F077A6"/>
    <w:rsid w:val="00F205C3"/>
    <w:rsid w:val="00F65522"/>
    <w:rsid w:val="00F75CE8"/>
    <w:rsid w:val="00F7632C"/>
    <w:rsid w:val="00FC6E60"/>
    <w:rsid w:val="00FE44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6737"/>
    <o:shapelayout v:ext="edit">
      <o:idmap v:ext="edit" data="1"/>
    </o:shapelayout>
  </w:shapeDefaults>
  <w:decimalSymbol w:val="."/>
  <w:listSeparator w:val=","/>
  <w14:docId w14:val="74D6EA01"/>
  <w15:docId w15:val="{77900832-52EC-4663-9CCC-4D39EFB0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Balloon Text"/>
    <w:basedOn w:val="a"/>
    <w:semiHidden/>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Body Text"/>
    <w:basedOn w:val="a"/>
    <w:rPr>
      <w:sz w:val="28"/>
    </w:rPr>
  </w:style>
  <w:style w:type="character" w:styleId="a7">
    <w:name w:val="line number"/>
    <w:basedOn w:val="a0"/>
    <w:rsid w:val="00ED279F"/>
  </w:style>
  <w:style w:type="paragraph" w:styleId="a8">
    <w:name w:val="Revision"/>
    <w:hidden/>
    <w:uiPriority w:val="99"/>
    <w:semiHidden/>
    <w:rsid w:val="003F2D3D"/>
    <w:rPr>
      <w:kern w:val="2"/>
      <w:sz w:val="21"/>
    </w:rPr>
  </w:style>
  <w:style w:type="paragraph" w:styleId="a9">
    <w:name w:val="Normal (Web)"/>
    <w:basedOn w:val="a"/>
    <w:uiPriority w:val="99"/>
    <w:unhideWhenUsed/>
    <w:qFormat/>
    <w:rsid w:val="00F65522"/>
    <w:pPr>
      <w:widowControl/>
      <w:spacing w:before="100" w:beforeAutospacing="1" w:after="100" w:afterAutospacing="1"/>
      <w:jc w:val="left"/>
    </w:pPr>
    <w:rPr>
      <w:rFonts w:ascii="宋体" w:hAnsi="宋体" w:cs="宋体"/>
      <w:kern w:val="0"/>
      <w:sz w:val="24"/>
      <w:szCs w:val="24"/>
    </w:rPr>
  </w:style>
  <w:style w:type="character" w:customStyle="1" w:styleId="Char">
    <w:name w:val="论文_正文 Char"/>
    <w:link w:val="aa"/>
    <w:qFormat/>
    <w:locked/>
    <w:rsid w:val="003C0225"/>
    <w:rPr>
      <w:rFonts w:ascii="Arial" w:hAnsi="Arial" w:cstheme="minorBidi"/>
      <w:kern w:val="2"/>
      <w:sz w:val="24"/>
      <w:szCs w:val="24"/>
    </w:rPr>
  </w:style>
  <w:style w:type="paragraph" w:customStyle="1" w:styleId="aa">
    <w:name w:val="论文_正文"/>
    <w:basedOn w:val="a"/>
    <w:link w:val="Char"/>
    <w:qFormat/>
    <w:rsid w:val="003C0225"/>
    <w:pPr>
      <w:spacing w:line="400" w:lineRule="exact"/>
      <w:ind w:firstLineChars="200" w:firstLine="640"/>
    </w:pPr>
    <w:rPr>
      <w:rFonts w:ascii="Arial" w:hAnsi="Arial" w:cstheme="minorBidi"/>
      <w:sz w:val="24"/>
      <w:szCs w:val="24"/>
    </w:rPr>
  </w:style>
  <w:style w:type="paragraph" w:styleId="ab">
    <w:name w:val="Body Text Indent"/>
    <w:basedOn w:val="a"/>
    <w:link w:val="ac"/>
    <w:unhideWhenUsed/>
    <w:rsid w:val="00F205C3"/>
    <w:pPr>
      <w:spacing w:after="120"/>
      <w:ind w:leftChars="200" w:left="420"/>
    </w:pPr>
  </w:style>
  <w:style w:type="character" w:customStyle="1" w:styleId="ac">
    <w:name w:val="正文文本缩进 字符"/>
    <w:basedOn w:val="a0"/>
    <w:link w:val="ab"/>
    <w:rsid w:val="00F205C3"/>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436850">
      <w:bodyDiv w:val="1"/>
      <w:marLeft w:val="0"/>
      <w:marRight w:val="0"/>
      <w:marTop w:val="0"/>
      <w:marBottom w:val="0"/>
      <w:divBdr>
        <w:top w:val="none" w:sz="0" w:space="0" w:color="auto"/>
        <w:left w:val="none" w:sz="0" w:space="0" w:color="auto"/>
        <w:bottom w:val="none" w:sz="0" w:space="0" w:color="auto"/>
        <w:right w:val="none" w:sz="0" w:space="0" w:color="auto"/>
      </w:divBdr>
    </w:div>
    <w:div w:id="225071093">
      <w:bodyDiv w:val="1"/>
      <w:marLeft w:val="0"/>
      <w:marRight w:val="0"/>
      <w:marTop w:val="0"/>
      <w:marBottom w:val="0"/>
      <w:divBdr>
        <w:top w:val="none" w:sz="0" w:space="0" w:color="auto"/>
        <w:left w:val="none" w:sz="0" w:space="0" w:color="auto"/>
        <w:bottom w:val="none" w:sz="0" w:space="0" w:color="auto"/>
        <w:right w:val="none" w:sz="0" w:space="0" w:color="auto"/>
      </w:divBdr>
    </w:div>
    <w:div w:id="232593896">
      <w:bodyDiv w:val="1"/>
      <w:marLeft w:val="0"/>
      <w:marRight w:val="0"/>
      <w:marTop w:val="0"/>
      <w:marBottom w:val="0"/>
      <w:divBdr>
        <w:top w:val="none" w:sz="0" w:space="0" w:color="auto"/>
        <w:left w:val="none" w:sz="0" w:space="0" w:color="auto"/>
        <w:bottom w:val="none" w:sz="0" w:space="0" w:color="auto"/>
        <w:right w:val="none" w:sz="0" w:space="0" w:color="auto"/>
      </w:divBdr>
    </w:div>
    <w:div w:id="443962105">
      <w:bodyDiv w:val="1"/>
      <w:marLeft w:val="0"/>
      <w:marRight w:val="0"/>
      <w:marTop w:val="0"/>
      <w:marBottom w:val="0"/>
      <w:divBdr>
        <w:top w:val="none" w:sz="0" w:space="0" w:color="auto"/>
        <w:left w:val="none" w:sz="0" w:space="0" w:color="auto"/>
        <w:bottom w:val="none" w:sz="0" w:space="0" w:color="auto"/>
        <w:right w:val="none" w:sz="0" w:space="0" w:color="auto"/>
      </w:divBdr>
    </w:div>
    <w:div w:id="637223216">
      <w:bodyDiv w:val="1"/>
      <w:marLeft w:val="0"/>
      <w:marRight w:val="0"/>
      <w:marTop w:val="0"/>
      <w:marBottom w:val="0"/>
      <w:divBdr>
        <w:top w:val="none" w:sz="0" w:space="0" w:color="auto"/>
        <w:left w:val="none" w:sz="0" w:space="0" w:color="auto"/>
        <w:bottom w:val="none" w:sz="0" w:space="0" w:color="auto"/>
        <w:right w:val="none" w:sz="0" w:space="0" w:color="auto"/>
      </w:divBdr>
    </w:div>
    <w:div w:id="789013795">
      <w:bodyDiv w:val="1"/>
      <w:marLeft w:val="0"/>
      <w:marRight w:val="0"/>
      <w:marTop w:val="0"/>
      <w:marBottom w:val="0"/>
      <w:divBdr>
        <w:top w:val="none" w:sz="0" w:space="0" w:color="auto"/>
        <w:left w:val="none" w:sz="0" w:space="0" w:color="auto"/>
        <w:bottom w:val="none" w:sz="0" w:space="0" w:color="auto"/>
        <w:right w:val="none" w:sz="0" w:space="0" w:color="auto"/>
      </w:divBdr>
    </w:div>
    <w:div w:id="957372089">
      <w:bodyDiv w:val="1"/>
      <w:marLeft w:val="0"/>
      <w:marRight w:val="0"/>
      <w:marTop w:val="0"/>
      <w:marBottom w:val="0"/>
      <w:divBdr>
        <w:top w:val="none" w:sz="0" w:space="0" w:color="auto"/>
        <w:left w:val="none" w:sz="0" w:space="0" w:color="auto"/>
        <w:bottom w:val="none" w:sz="0" w:space="0" w:color="auto"/>
        <w:right w:val="none" w:sz="0" w:space="0" w:color="auto"/>
      </w:divBdr>
    </w:div>
    <w:div w:id="1030422757">
      <w:bodyDiv w:val="1"/>
      <w:marLeft w:val="0"/>
      <w:marRight w:val="0"/>
      <w:marTop w:val="0"/>
      <w:marBottom w:val="0"/>
      <w:divBdr>
        <w:top w:val="none" w:sz="0" w:space="0" w:color="auto"/>
        <w:left w:val="none" w:sz="0" w:space="0" w:color="auto"/>
        <w:bottom w:val="none" w:sz="0" w:space="0" w:color="auto"/>
        <w:right w:val="none" w:sz="0" w:space="0" w:color="auto"/>
      </w:divBdr>
    </w:div>
    <w:div w:id="1082290275">
      <w:bodyDiv w:val="1"/>
      <w:marLeft w:val="0"/>
      <w:marRight w:val="0"/>
      <w:marTop w:val="0"/>
      <w:marBottom w:val="0"/>
      <w:divBdr>
        <w:top w:val="none" w:sz="0" w:space="0" w:color="auto"/>
        <w:left w:val="none" w:sz="0" w:space="0" w:color="auto"/>
        <w:bottom w:val="none" w:sz="0" w:space="0" w:color="auto"/>
        <w:right w:val="none" w:sz="0" w:space="0" w:color="auto"/>
      </w:divBdr>
    </w:div>
    <w:div w:id="1101410228">
      <w:bodyDiv w:val="1"/>
      <w:marLeft w:val="0"/>
      <w:marRight w:val="0"/>
      <w:marTop w:val="0"/>
      <w:marBottom w:val="0"/>
      <w:divBdr>
        <w:top w:val="none" w:sz="0" w:space="0" w:color="auto"/>
        <w:left w:val="none" w:sz="0" w:space="0" w:color="auto"/>
        <w:bottom w:val="none" w:sz="0" w:space="0" w:color="auto"/>
        <w:right w:val="none" w:sz="0" w:space="0" w:color="auto"/>
      </w:divBdr>
    </w:div>
    <w:div w:id="1133063643">
      <w:bodyDiv w:val="1"/>
      <w:marLeft w:val="0"/>
      <w:marRight w:val="0"/>
      <w:marTop w:val="0"/>
      <w:marBottom w:val="0"/>
      <w:divBdr>
        <w:top w:val="none" w:sz="0" w:space="0" w:color="auto"/>
        <w:left w:val="none" w:sz="0" w:space="0" w:color="auto"/>
        <w:bottom w:val="none" w:sz="0" w:space="0" w:color="auto"/>
        <w:right w:val="none" w:sz="0" w:space="0" w:color="auto"/>
      </w:divBdr>
    </w:div>
    <w:div w:id="1876850157">
      <w:bodyDiv w:val="1"/>
      <w:marLeft w:val="0"/>
      <w:marRight w:val="0"/>
      <w:marTop w:val="0"/>
      <w:marBottom w:val="0"/>
      <w:divBdr>
        <w:top w:val="none" w:sz="0" w:space="0" w:color="auto"/>
        <w:left w:val="none" w:sz="0" w:space="0" w:color="auto"/>
        <w:bottom w:val="none" w:sz="0" w:space="0" w:color="auto"/>
        <w:right w:val="none" w:sz="0" w:space="0" w:color="auto"/>
      </w:divBdr>
    </w:div>
    <w:div w:id="198176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smszy.dot</Template>
  <TotalTime>0</TotalTime>
  <Pages>1</Pages>
  <Words>238</Words>
  <Characters>9</Characters>
  <Application>Microsoft Office Word</Application>
  <DocSecurity>0</DocSecurity>
  <Lines>1</Lines>
  <Paragraphs>6</Paragraphs>
  <ScaleCrop>false</ScaleCrop>
  <Company>sipo</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QW</cp:lastModifiedBy>
  <cp:revision>3</cp:revision>
  <cp:lastPrinted>2022-03-26T10:49:00Z</cp:lastPrinted>
  <dcterms:created xsi:type="dcterms:W3CDTF">2024-04-28T13:17:00Z</dcterms:created>
  <dcterms:modified xsi:type="dcterms:W3CDTF">2024-04-28T13:17:00Z</dcterms:modified>
</cp:coreProperties>
</file>