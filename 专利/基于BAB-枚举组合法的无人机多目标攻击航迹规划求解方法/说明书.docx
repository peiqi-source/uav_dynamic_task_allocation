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7E10D1" w14:textId="68842AF9" w:rsidR="00980251" w:rsidRPr="000C1F93" w:rsidRDefault="00C47DC6" w:rsidP="00980251">
      <w:pPr>
        <w:snapToGrid w:val="0"/>
        <w:spacing w:beforeLines="50" w:before="156" w:line="360" w:lineRule="auto"/>
        <w:jc w:val="center"/>
        <w:rPr>
          <w:bCs/>
          <w:sz w:val="30"/>
        </w:rPr>
      </w:pPr>
      <w:bookmarkStart w:id="0" w:name="_Hlk89783056"/>
      <w:bookmarkStart w:id="1" w:name="_Hlk525653126"/>
      <w:bookmarkStart w:id="2" w:name="OLE_LINK1"/>
      <w:r w:rsidRPr="000C1F93">
        <w:rPr>
          <w:rFonts w:hint="eastAsia"/>
          <w:sz w:val="30"/>
          <w:szCs w:val="30"/>
        </w:rPr>
        <w:t>基于</w:t>
      </w:r>
      <w:r w:rsidRPr="000C1F93">
        <w:rPr>
          <w:rFonts w:hint="eastAsia"/>
          <w:sz w:val="30"/>
          <w:szCs w:val="30"/>
        </w:rPr>
        <w:t>BAB-</w:t>
      </w:r>
      <w:r w:rsidRPr="000C1F93">
        <w:rPr>
          <w:rFonts w:hint="eastAsia"/>
          <w:sz w:val="30"/>
          <w:szCs w:val="30"/>
        </w:rPr>
        <w:t>枚举组合法的无人机多目标攻击航迹规划求解方法</w:t>
      </w:r>
      <w:bookmarkStart w:id="3" w:name="_GoBack"/>
      <w:bookmarkEnd w:id="3"/>
    </w:p>
    <w:bookmarkEnd w:id="0"/>
    <w:bookmarkEnd w:id="1"/>
    <w:bookmarkEnd w:id="2"/>
    <w:p w14:paraId="29534E5B" w14:textId="77777777" w:rsidR="00823B8A" w:rsidRPr="000C1F93" w:rsidRDefault="00823B8A" w:rsidP="001226FE">
      <w:pPr>
        <w:snapToGrid w:val="0"/>
        <w:spacing w:line="360" w:lineRule="auto"/>
        <w:rPr>
          <w:rFonts w:eastAsia="黑体"/>
          <w:sz w:val="26"/>
          <w:szCs w:val="26"/>
        </w:rPr>
      </w:pPr>
      <w:r w:rsidRPr="000C1F93">
        <w:rPr>
          <w:rFonts w:eastAsia="黑体"/>
          <w:sz w:val="26"/>
          <w:szCs w:val="26"/>
        </w:rPr>
        <w:t>技术领域</w:t>
      </w:r>
    </w:p>
    <w:p w14:paraId="7BF1C2EF" w14:textId="02325EA0" w:rsidR="00152F84" w:rsidRPr="000C1F93" w:rsidRDefault="00152F84" w:rsidP="003A10D9">
      <w:pPr>
        <w:snapToGrid w:val="0"/>
        <w:spacing w:line="360" w:lineRule="auto"/>
        <w:ind w:firstLineChars="200" w:firstLine="520"/>
        <w:rPr>
          <w:rFonts w:eastAsiaTheme="minorEastAsia"/>
          <w:sz w:val="26"/>
          <w:szCs w:val="26"/>
        </w:rPr>
      </w:pPr>
      <w:r w:rsidRPr="000C1F93">
        <w:rPr>
          <w:rFonts w:eastAsiaTheme="minorEastAsia"/>
          <w:sz w:val="26"/>
          <w:szCs w:val="26"/>
        </w:rPr>
        <w:t>本发明属于</w:t>
      </w:r>
      <w:r w:rsidR="002672A6" w:rsidRPr="000C1F93">
        <w:rPr>
          <w:rFonts w:eastAsiaTheme="minorEastAsia" w:hint="eastAsia"/>
          <w:sz w:val="26"/>
          <w:szCs w:val="26"/>
        </w:rPr>
        <w:t>无人机</w:t>
      </w:r>
      <w:r w:rsidR="00B36859" w:rsidRPr="000C1F93">
        <w:rPr>
          <w:rFonts w:eastAsiaTheme="minorEastAsia"/>
          <w:sz w:val="26"/>
          <w:szCs w:val="26"/>
        </w:rPr>
        <w:t>技术</w:t>
      </w:r>
      <w:r w:rsidRPr="000C1F93">
        <w:rPr>
          <w:rFonts w:eastAsiaTheme="minorEastAsia"/>
          <w:sz w:val="26"/>
          <w:szCs w:val="26"/>
        </w:rPr>
        <w:t>领域，具体涉及</w:t>
      </w:r>
      <w:r w:rsidR="00AA5119" w:rsidRPr="000C1F93">
        <w:rPr>
          <w:rFonts w:eastAsiaTheme="minorEastAsia"/>
          <w:sz w:val="26"/>
          <w:szCs w:val="26"/>
        </w:rPr>
        <w:t>一种</w:t>
      </w:r>
      <w:r w:rsidR="00C47DC6" w:rsidRPr="000C1F93">
        <w:rPr>
          <w:rFonts w:eastAsiaTheme="minorEastAsia" w:hint="eastAsia"/>
          <w:sz w:val="26"/>
          <w:szCs w:val="26"/>
        </w:rPr>
        <w:t>基于</w:t>
      </w:r>
      <w:r w:rsidR="00C47DC6" w:rsidRPr="000C1F93">
        <w:rPr>
          <w:rFonts w:eastAsiaTheme="minorEastAsia" w:hint="eastAsia"/>
          <w:sz w:val="26"/>
          <w:szCs w:val="26"/>
        </w:rPr>
        <w:t>BAB-</w:t>
      </w:r>
      <w:r w:rsidR="00C47DC6" w:rsidRPr="000C1F93">
        <w:rPr>
          <w:rFonts w:eastAsiaTheme="minorEastAsia" w:hint="eastAsia"/>
          <w:sz w:val="26"/>
          <w:szCs w:val="26"/>
        </w:rPr>
        <w:t>枚举组合法的无人机多目标攻击航迹规划求解方法</w:t>
      </w:r>
      <w:r w:rsidR="002672A6" w:rsidRPr="000C1F93">
        <w:rPr>
          <w:rFonts w:eastAsiaTheme="minorEastAsia" w:hint="eastAsia"/>
          <w:sz w:val="26"/>
          <w:szCs w:val="26"/>
        </w:rPr>
        <w:t>。</w:t>
      </w:r>
    </w:p>
    <w:p w14:paraId="4FB50835" w14:textId="77777777" w:rsidR="006A5C24" w:rsidRPr="000C1F93" w:rsidRDefault="00823B8A" w:rsidP="006A5C24">
      <w:pPr>
        <w:snapToGrid w:val="0"/>
        <w:spacing w:line="360" w:lineRule="auto"/>
        <w:rPr>
          <w:rFonts w:eastAsia="黑体"/>
          <w:sz w:val="26"/>
          <w:szCs w:val="26"/>
        </w:rPr>
      </w:pPr>
      <w:r w:rsidRPr="000C1F93">
        <w:rPr>
          <w:rFonts w:eastAsia="黑体"/>
          <w:sz w:val="26"/>
          <w:szCs w:val="26"/>
        </w:rPr>
        <w:t>背景技术</w:t>
      </w:r>
    </w:p>
    <w:p w14:paraId="47B15A43" w14:textId="77777777" w:rsidR="002672A6" w:rsidRPr="000C1F93" w:rsidRDefault="002672A6" w:rsidP="002672A6">
      <w:pPr>
        <w:snapToGrid w:val="0"/>
        <w:spacing w:line="360" w:lineRule="auto"/>
        <w:ind w:firstLineChars="200" w:firstLine="520"/>
        <w:rPr>
          <w:rFonts w:eastAsiaTheme="minorEastAsia"/>
          <w:sz w:val="26"/>
          <w:szCs w:val="26"/>
        </w:rPr>
      </w:pPr>
      <w:r w:rsidRPr="000C1F93">
        <w:rPr>
          <w:rFonts w:eastAsiaTheme="minorEastAsia" w:hint="eastAsia"/>
          <w:sz w:val="26"/>
          <w:szCs w:val="26"/>
        </w:rPr>
        <w:t>现代战争朝着智能</w:t>
      </w:r>
      <w:proofErr w:type="gramStart"/>
      <w:r w:rsidRPr="000C1F93">
        <w:rPr>
          <w:rFonts w:eastAsiaTheme="minorEastAsia" w:hint="eastAsia"/>
          <w:sz w:val="26"/>
          <w:szCs w:val="26"/>
        </w:rPr>
        <w:t>无人化</w:t>
      </w:r>
      <w:proofErr w:type="gramEnd"/>
      <w:r w:rsidRPr="000C1F93">
        <w:rPr>
          <w:rFonts w:eastAsiaTheme="minorEastAsia" w:hint="eastAsia"/>
          <w:sz w:val="26"/>
          <w:szCs w:val="26"/>
        </w:rPr>
        <w:t>的方向发展，无人机作为无人作战的主要力量，拥有部署灵活、作战面宽、零伤亡的优势，并且体型小巧、操作灵活、适应场景多样。早期无人机主要运用于军事领域，随着智能技术的发展，无人机也逐渐用于民用领域，包括无人机巡检、无人机灌溉等。传统的无人机作战方式已经不能满足现代作战场景的需要，现阶段逐步攻关无人机群组飞行技术、集群控制技术、自主任务规划技术、人机协同作战技术，通过协同作战提高军事效能。由于无人机所具备的广泛应用价值和广阔应用场景，使其成为当前世界各国争相发展的热点。</w:t>
      </w:r>
    </w:p>
    <w:p w14:paraId="79E086BE" w14:textId="77777777" w:rsidR="002672A6" w:rsidRPr="000C1F93" w:rsidRDefault="002672A6" w:rsidP="002672A6">
      <w:pPr>
        <w:snapToGrid w:val="0"/>
        <w:spacing w:line="360" w:lineRule="auto"/>
        <w:ind w:firstLineChars="200" w:firstLine="520"/>
        <w:rPr>
          <w:rFonts w:eastAsiaTheme="minorEastAsia"/>
          <w:sz w:val="26"/>
          <w:szCs w:val="26"/>
        </w:rPr>
      </w:pPr>
      <w:r w:rsidRPr="000C1F93">
        <w:rPr>
          <w:rFonts w:eastAsiaTheme="minorEastAsia" w:hint="eastAsia"/>
          <w:sz w:val="26"/>
          <w:szCs w:val="26"/>
        </w:rPr>
        <w:t>航迹规划本质上是一个最优化问题，其根据任务序列及任务要求，为无人机规划出满足飞行性能和环境约束的最优航迹。无人机航迹由分布在空间中的一系列航迹点表示，其一般不包含速度和时间信息。</w:t>
      </w:r>
    </w:p>
    <w:p w14:paraId="27584EAA" w14:textId="6B86E18C" w:rsidR="006468BA" w:rsidRPr="000C1F93" w:rsidRDefault="002672A6" w:rsidP="002672A6">
      <w:pPr>
        <w:snapToGrid w:val="0"/>
        <w:spacing w:line="360" w:lineRule="auto"/>
        <w:ind w:firstLineChars="200" w:firstLine="520"/>
        <w:rPr>
          <w:rFonts w:eastAsiaTheme="minorEastAsia"/>
          <w:sz w:val="26"/>
          <w:szCs w:val="26"/>
        </w:rPr>
      </w:pPr>
      <w:r w:rsidRPr="000C1F93">
        <w:rPr>
          <w:rFonts w:eastAsiaTheme="minorEastAsia" w:hint="eastAsia"/>
          <w:sz w:val="26"/>
          <w:szCs w:val="26"/>
        </w:rPr>
        <w:t>无人机航迹规划的基本方法，分为传统的优化算法和智能算法。智能算法包括遗传算法、差分进化算法等，对无人机计算能力要求较高、规划的航迹方案不满足全局最优。传统的优化算法包括优化算法、人工</w:t>
      </w:r>
      <w:proofErr w:type="gramStart"/>
      <w:r w:rsidRPr="000C1F93">
        <w:rPr>
          <w:rFonts w:eastAsiaTheme="minorEastAsia" w:hint="eastAsia"/>
          <w:sz w:val="26"/>
          <w:szCs w:val="26"/>
        </w:rPr>
        <w:t>势场法</w:t>
      </w:r>
      <w:proofErr w:type="gramEnd"/>
      <w:r w:rsidRPr="000C1F93">
        <w:rPr>
          <w:rFonts w:eastAsiaTheme="minorEastAsia" w:hint="eastAsia"/>
          <w:sz w:val="26"/>
          <w:szCs w:val="26"/>
        </w:rPr>
        <w:t>、基于图形学的方法、数学规划方法和</w:t>
      </w:r>
      <w:proofErr w:type="spellStart"/>
      <w:r w:rsidRPr="000C1F93">
        <w:rPr>
          <w:rFonts w:eastAsiaTheme="minorEastAsia" w:hint="eastAsia"/>
          <w:sz w:val="26"/>
          <w:szCs w:val="26"/>
        </w:rPr>
        <w:t>Dubins</w:t>
      </w:r>
      <w:proofErr w:type="spellEnd"/>
      <w:r w:rsidRPr="000C1F93">
        <w:rPr>
          <w:rFonts w:eastAsiaTheme="minorEastAsia" w:hint="eastAsia"/>
          <w:sz w:val="26"/>
          <w:szCs w:val="26"/>
        </w:rPr>
        <w:t>曲线。优化算法包括粒子群算法、遗传算法和蚁群算法等，优化算法虽然能够快速规划出从起点到目标点的可行航迹，但是该类方法存在未考虑</w:t>
      </w:r>
      <w:r w:rsidRPr="000C1F93">
        <w:rPr>
          <w:rFonts w:eastAsiaTheme="minorEastAsia" w:hint="eastAsia"/>
          <w:sz w:val="26"/>
          <w:szCs w:val="26"/>
        </w:rPr>
        <w:t>UAV</w:t>
      </w:r>
      <w:r w:rsidRPr="000C1F93">
        <w:rPr>
          <w:rFonts w:eastAsiaTheme="minorEastAsia" w:hint="eastAsia"/>
          <w:sz w:val="26"/>
          <w:szCs w:val="26"/>
        </w:rPr>
        <w:t>机动性能、规划的航迹不具有可飞性且需要对规划的航迹进行平滑处理的缺点。人工</w:t>
      </w:r>
      <w:proofErr w:type="gramStart"/>
      <w:r w:rsidRPr="000C1F93">
        <w:rPr>
          <w:rFonts w:eastAsiaTheme="minorEastAsia" w:hint="eastAsia"/>
          <w:sz w:val="26"/>
          <w:szCs w:val="26"/>
        </w:rPr>
        <w:t>势场法</w:t>
      </w:r>
      <w:proofErr w:type="gramEnd"/>
      <w:r w:rsidRPr="000C1F93">
        <w:rPr>
          <w:rFonts w:eastAsiaTheme="minorEastAsia" w:hint="eastAsia"/>
          <w:sz w:val="26"/>
          <w:szCs w:val="26"/>
        </w:rPr>
        <w:t>简单易实现、计算时间短，规划出的路径较平滑、实时性较好；但是易陷入局部最优且障碍物附近目标不可达。基于图论的方法包括</w:t>
      </w:r>
      <w:r w:rsidRPr="000C1F93">
        <w:rPr>
          <w:rFonts w:eastAsiaTheme="minorEastAsia" w:hint="eastAsia"/>
          <w:sz w:val="26"/>
          <w:szCs w:val="26"/>
        </w:rPr>
        <w:t>A*</w:t>
      </w:r>
      <w:r w:rsidRPr="000C1F93">
        <w:rPr>
          <w:rFonts w:eastAsiaTheme="minorEastAsia" w:hint="eastAsia"/>
          <w:sz w:val="26"/>
          <w:szCs w:val="26"/>
        </w:rPr>
        <w:t>算法、</w:t>
      </w:r>
      <w:r w:rsidRPr="000C1F93">
        <w:rPr>
          <w:rFonts w:eastAsiaTheme="minorEastAsia" w:hint="eastAsia"/>
          <w:sz w:val="26"/>
          <w:szCs w:val="26"/>
        </w:rPr>
        <w:t>Voronoi</w:t>
      </w:r>
      <w:r w:rsidRPr="000C1F93">
        <w:rPr>
          <w:rFonts w:eastAsiaTheme="minorEastAsia" w:hint="eastAsia"/>
          <w:sz w:val="26"/>
          <w:szCs w:val="26"/>
        </w:rPr>
        <w:t>图法、栅格法等，基于图论的方法直观、易实现、搜索效率高、收敛性强，但是当问题规模较大时，时空复杂度很高，该算法只能生成一条路径，不满足动力学约束，而且一旦任务空间发生变化，需要对空间进行重新遍历，算法的实时性较差。数学规划法包括分支</w:t>
      </w:r>
      <w:r w:rsidR="00C47DC6" w:rsidRPr="000C1F93">
        <w:rPr>
          <w:rFonts w:eastAsiaTheme="minorEastAsia" w:hint="eastAsia"/>
          <w:sz w:val="26"/>
          <w:szCs w:val="26"/>
        </w:rPr>
        <w:t>定界（</w:t>
      </w:r>
      <w:r w:rsidR="00C47DC6" w:rsidRPr="000C1F93">
        <w:rPr>
          <w:rFonts w:eastAsiaTheme="minorEastAsia"/>
          <w:sz w:val="26"/>
          <w:szCs w:val="26"/>
        </w:rPr>
        <w:t>Branch And Bound</w:t>
      </w:r>
      <w:r w:rsidR="00C47DC6" w:rsidRPr="000C1F93">
        <w:rPr>
          <w:rFonts w:eastAsiaTheme="minorEastAsia" w:hint="eastAsia"/>
          <w:sz w:val="26"/>
          <w:szCs w:val="26"/>
        </w:rPr>
        <w:t>，</w:t>
      </w:r>
      <w:r w:rsidR="00C47DC6" w:rsidRPr="000C1F93">
        <w:rPr>
          <w:rFonts w:eastAsiaTheme="minorEastAsia"/>
          <w:sz w:val="26"/>
          <w:szCs w:val="26"/>
        </w:rPr>
        <w:t>BAB</w:t>
      </w:r>
      <w:r w:rsidR="00C47DC6" w:rsidRPr="000C1F93">
        <w:rPr>
          <w:rFonts w:eastAsiaTheme="minorEastAsia" w:hint="eastAsia"/>
          <w:sz w:val="26"/>
          <w:szCs w:val="26"/>
        </w:rPr>
        <w:t>）</w:t>
      </w:r>
      <w:r w:rsidRPr="000C1F93">
        <w:rPr>
          <w:rFonts w:eastAsiaTheme="minorEastAsia" w:hint="eastAsia"/>
          <w:sz w:val="26"/>
          <w:szCs w:val="26"/>
        </w:rPr>
        <w:t>法用于研究可分为多个决策阶段的组合优化问题，精确度高、鲁棒性强、规划速度快，但是解决问题的复杂度较高，适用于较小规模的航迹</w:t>
      </w:r>
      <w:r w:rsidRPr="000C1F93">
        <w:rPr>
          <w:rFonts w:eastAsiaTheme="minorEastAsia" w:hint="eastAsia"/>
          <w:sz w:val="26"/>
          <w:szCs w:val="26"/>
        </w:rPr>
        <w:lastRenderedPageBreak/>
        <w:t>求解。</w:t>
      </w:r>
      <w:proofErr w:type="spellStart"/>
      <w:r w:rsidRPr="000C1F93">
        <w:rPr>
          <w:rFonts w:eastAsiaTheme="minorEastAsia" w:hint="eastAsia"/>
          <w:sz w:val="26"/>
          <w:szCs w:val="26"/>
        </w:rPr>
        <w:t>Dubins</w:t>
      </w:r>
      <w:proofErr w:type="spellEnd"/>
      <w:r w:rsidRPr="000C1F93">
        <w:rPr>
          <w:rFonts w:eastAsiaTheme="minorEastAsia" w:hint="eastAsia"/>
          <w:sz w:val="26"/>
          <w:szCs w:val="26"/>
        </w:rPr>
        <w:t>曲线由直线和一定曲率半径的弧线组成，考虑无人机起始点和终点的速度方向和大小以及无人机飞行最小转弯半径，通过几何方法计算得到两点之间的最短路径，规划出的航迹能够满足无人机的机动特性。</w:t>
      </w:r>
    </w:p>
    <w:p w14:paraId="66CF3EC4" w14:textId="7B758F29" w:rsidR="00690D6D" w:rsidRPr="000C1F93" w:rsidRDefault="00823B8A" w:rsidP="001226FE">
      <w:pPr>
        <w:snapToGrid w:val="0"/>
        <w:spacing w:line="360" w:lineRule="auto"/>
        <w:rPr>
          <w:rFonts w:eastAsia="黑体"/>
          <w:sz w:val="26"/>
          <w:szCs w:val="26"/>
        </w:rPr>
      </w:pPr>
      <w:r w:rsidRPr="000C1F93">
        <w:rPr>
          <w:rFonts w:eastAsia="黑体"/>
          <w:sz w:val="26"/>
          <w:szCs w:val="26"/>
        </w:rPr>
        <w:t>发明内容</w:t>
      </w:r>
    </w:p>
    <w:p w14:paraId="41721A17" w14:textId="196CBD36" w:rsidR="00CD5F13" w:rsidRPr="000C1F93" w:rsidRDefault="000D0A35" w:rsidP="00BB6835">
      <w:pPr>
        <w:widowControl/>
        <w:snapToGrid w:val="0"/>
        <w:spacing w:line="360" w:lineRule="auto"/>
        <w:ind w:firstLineChars="200" w:firstLine="520"/>
        <w:rPr>
          <w:rFonts w:eastAsiaTheme="minorEastAsia"/>
          <w:sz w:val="26"/>
          <w:szCs w:val="26"/>
        </w:rPr>
      </w:pPr>
      <w:r w:rsidRPr="000C1F93">
        <w:rPr>
          <w:rFonts w:eastAsiaTheme="minorEastAsia"/>
          <w:sz w:val="26"/>
          <w:szCs w:val="26"/>
        </w:rPr>
        <w:t>为了克服现有技术的不足，本发明提供</w:t>
      </w:r>
      <w:r w:rsidR="00CE0A9E" w:rsidRPr="000C1F93">
        <w:rPr>
          <w:rFonts w:eastAsiaTheme="minorEastAsia"/>
          <w:sz w:val="26"/>
          <w:szCs w:val="26"/>
        </w:rPr>
        <w:t>了</w:t>
      </w:r>
      <w:r w:rsidR="007F63C7" w:rsidRPr="000C1F93">
        <w:rPr>
          <w:rFonts w:eastAsiaTheme="minorEastAsia"/>
          <w:sz w:val="26"/>
          <w:szCs w:val="26"/>
        </w:rPr>
        <w:t>一种</w:t>
      </w:r>
      <w:bookmarkStart w:id="4" w:name="_Hlk165231157"/>
      <w:r w:rsidR="00C47DC6" w:rsidRPr="000C1F93">
        <w:rPr>
          <w:rFonts w:eastAsiaTheme="minorEastAsia" w:hint="eastAsia"/>
          <w:sz w:val="26"/>
          <w:szCs w:val="26"/>
        </w:rPr>
        <w:t>基于</w:t>
      </w:r>
      <w:r w:rsidR="00C47DC6" w:rsidRPr="000C1F93">
        <w:rPr>
          <w:rFonts w:eastAsiaTheme="minorEastAsia" w:hint="eastAsia"/>
          <w:sz w:val="26"/>
          <w:szCs w:val="26"/>
        </w:rPr>
        <w:t>BAB-</w:t>
      </w:r>
      <w:r w:rsidR="00C47DC6" w:rsidRPr="000C1F93">
        <w:rPr>
          <w:rFonts w:eastAsiaTheme="minorEastAsia" w:hint="eastAsia"/>
          <w:sz w:val="26"/>
          <w:szCs w:val="26"/>
        </w:rPr>
        <w:t>枚举组合法的无人机多目标攻击航迹规划求解方法</w:t>
      </w:r>
      <w:bookmarkEnd w:id="4"/>
      <w:r w:rsidR="002672A6" w:rsidRPr="000C1F93">
        <w:rPr>
          <w:rFonts w:eastAsiaTheme="minorEastAsia" w:hint="eastAsia"/>
          <w:sz w:val="26"/>
          <w:szCs w:val="26"/>
        </w:rPr>
        <w:t>，</w:t>
      </w:r>
      <w:r w:rsidR="00335426" w:rsidRPr="000C1F93">
        <w:rPr>
          <w:rFonts w:hint="eastAsia"/>
          <w:sz w:val="26"/>
          <w:szCs w:val="26"/>
        </w:rPr>
        <w:t>首先根据无人机最大武器射程和目标的威胁半径建立几何模型求解目标可打击范围；再根据目标位置坐标以及无人机最大飞行航迹建立航迹规划模型，然后通过分支定界</w:t>
      </w:r>
      <w:r w:rsidR="00335426" w:rsidRPr="000C1F93">
        <w:rPr>
          <w:rFonts w:hint="eastAsia"/>
          <w:sz w:val="26"/>
          <w:szCs w:val="26"/>
        </w:rPr>
        <w:t>-</w:t>
      </w:r>
      <w:r w:rsidR="00335426" w:rsidRPr="000C1F93">
        <w:rPr>
          <w:rFonts w:hint="eastAsia"/>
          <w:sz w:val="26"/>
          <w:szCs w:val="26"/>
        </w:rPr>
        <w:t>枚举组合方法确定</w:t>
      </w:r>
      <w:proofErr w:type="gramStart"/>
      <w:r w:rsidR="00335426" w:rsidRPr="000C1F93">
        <w:rPr>
          <w:rFonts w:hint="eastAsia"/>
          <w:sz w:val="26"/>
          <w:szCs w:val="26"/>
        </w:rPr>
        <w:t>各打击</w:t>
      </w:r>
      <w:proofErr w:type="gramEnd"/>
      <w:r w:rsidR="00335426" w:rsidRPr="000C1F93">
        <w:rPr>
          <w:rFonts w:hint="eastAsia"/>
          <w:sz w:val="26"/>
          <w:szCs w:val="26"/>
        </w:rPr>
        <w:t>范围对应的全局最优打击点及打击次序，最后结合无人机的最小转弯半径采用</w:t>
      </w:r>
      <w:proofErr w:type="spellStart"/>
      <w:r w:rsidR="00335426" w:rsidRPr="000C1F93">
        <w:rPr>
          <w:rFonts w:hint="eastAsia"/>
          <w:sz w:val="26"/>
          <w:szCs w:val="26"/>
        </w:rPr>
        <w:t>Dubins</w:t>
      </w:r>
      <w:proofErr w:type="spellEnd"/>
      <w:r w:rsidR="00335426" w:rsidRPr="000C1F93">
        <w:rPr>
          <w:rFonts w:hint="eastAsia"/>
          <w:sz w:val="26"/>
          <w:szCs w:val="26"/>
        </w:rPr>
        <w:t>曲线依次连接</w:t>
      </w:r>
      <w:proofErr w:type="gramStart"/>
      <w:r w:rsidR="00335426" w:rsidRPr="000C1F93">
        <w:rPr>
          <w:rFonts w:hint="eastAsia"/>
          <w:sz w:val="26"/>
          <w:szCs w:val="26"/>
        </w:rPr>
        <w:t>各打击点得</w:t>
      </w:r>
      <w:proofErr w:type="gramEnd"/>
      <w:r w:rsidR="00335426" w:rsidRPr="000C1F93">
        <w:rPr>
          <w:rFonts w:hint="eastAsia"/>
          <w:sz w:val="26"/>
          <w:szCs w:val="26"/>
        </w:rPr>
        <w:t>到全局最优攻击航迹。本发明方法</w:t>
      </w:r>
      <w:r w:rsidR="00572BA3" w:rsidRPr="000C1F93">
        <w:rPr>
          <w:rFonts w:eastAsiaTheme="minorEastAsia" w:hint="eastAsia"/>
          <w:sz w:val="26"/>
          <w:szCs w:val="26"/>
        </w:rPr>
        <w:t>满足无人机动力学约束的同时尽可能的节省飞行航程，提高无人机执行任务的时效性，为后续的研究以及工程应用提供新的思路。</w:t>
      </w:r>
    </w:p>
    <w:p w14:paraId="42576695" w14:textId="063F5B80" w:rsidR="00A061FB" w:rsidRPr="000C1F93" w:rsidRDefault="000B5616" w:rsidP="00A061FB">
      <w:pPr>
        <w:snapToGrid w:val="0"/>
        <w:spacing w:line="360" w:lineRule="auto"/>
        <w:ind w:firstLineChars="200" w:firstLine="520"/>
        <w:rPr>
          <w:rFonts w:eastAsiaTheme="minorEastAsia"/>
          <w:bCs/>
          <w:sz w:val="26"/>
          <w:szCs w:val="26"/>
        </w:rPr>
      </w:pPr>
      <w:r w:rsidRPr="000C1F93">
        <w:rPr>
          <w:rFonts w:eastAsiaTheme="minorEastAsia"/>
          <w:bCs/>
          <w:sz w:val="26"/>
          <w:szCs w:val="26"/>
        </w:rPr>
        <w:t>本发明解决其技术问题所采用的技术方案</w:t>
      </w:r>
      <w:r w:rsidR="00320681" w:rsidRPr="000C1F93">
        <w:rPr>
          <w:rFonts w:eastAsiaTheme="minorEastAsia"/>
          <w:bCs/>
          <w:sz w:val="26"/>
          <w:szCs w:val="26"/>
        </w:rPr>
        <w:t>如下</w:t>
      </w:r>
      <w:r w:rsidRPr="000C1F93">
        <w:rPr>
          <w:rFonts w:eastAsiaTheme="minorEastAsia"/>
          <w:bCs/>
          <w:sz w:val="26"/>
          <w:szCs w:val="26"/>
        </w:rPr>
        <w:t>：</w:t>
      </w:r>
    </w:p>
    <w:p w14:paraId="7BDD6745" w14:textId="0C3932C9" w:rsidR="005A42DB" w:rsidRPr="000C1F93" w:rsidRDefault="004E38B5" w:rsidP="004E38B5">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1</w:t>
      </w:r>
      <w:r w:rsidRPr="000C1F93">
        <w:rPr>
          <w:rFonts w:hint="eastAsia"/>
          <w:sz w:val="26"/>
          <w:szCs w:val="26"/>
        </w:rPr>
        <w:t>：</w:t>
      </w:r>
      <w:r w:rsidR="005A42DB" w:rsidRPr="000C1F93">
        <w:rPr>
          <w:rFonts w:hint="eastAsia"/>
          <w:sz w:val="26"/>
          <w:szCs w:val="26"/>
        </w:rPr>
        <w:t>根据无人机飞行航程约束，建立航迹规划模型</w:t>
      </w:r>
      <w:r w:rsidRPr="000C1F93">
        <w:rPr>
          <w:rFonts w:hint="eastAsia"/>
          <w:sz w:val="26"/>
          <w:szCs w:val="26"/>
        </w:rPr>
        <w:t>；</w:t>
      </w:r>
    </w:p>
    <w:p w14:paraId="416C8F5D" w14:textId="2754B4E8" w:rsidR="005A42DB" w:rsidRPr="000C1F93" w:rsidRDefault="00921B29" w:rsidP="00921B29">
      <w:pPr>
        <w:snapToGrid w:val="0"/>
        <w:spacing w:line="360" w:lineRule="auto"/>
        <w:ind w:firstLineChars="200" w:firstLine="520"/>
        <w:rPr>
          <w:sz w:val="26"/>
          <w:szCs w:val="26"/>
        </w:rPr>
      </w:pPr>
      <w:r w:rsidRPr="000C1F93">
        <w:rPr>
          <w:rFonts w:hint="eastAsia"/>
          <w:sz w:val="26"/>
          <w:szCs w:val="26"/>
        </w:rPr>
        <w:t>步骤</w:t>
      </w:r>
      <w:r w:rsidR="005A42DB" w:rsidRPr="000C1F93">
        <w:rPr>
          <w:sz w:val="26"/>
          <w:szCs w:val="26"/>
        </w:rPr>
        <w:t>2</w:t>
      </w:r>
      <w:r w:rsidR="005A42DB" w:rsidRPr="000C1F93">
        <w:rPr>
          <w:rFonts w:hint="eastAsia"/>
          <w:sz w:val="26"/>
          <w:szCs w:val="26"/>
        </w:rPr>
        <w:t>：根据无人机属性和目标属性建立几何模型求解目标可</w:t>
      </w:r>
      <w:r w:rsidRPr="000C1F93">
        <w:rPr>
          <w:rFonts w:hint="eastAsia"/>
          <w:sz w:val="26"/>
          <w:szCs w:val="26"/>
        </w:rPr>
        <w:t>攻击</w:t>
      </w:r>
      <w:r w:rsidR="005A42DB" w:rsidRPr="000C1F93">
        <w:rPr>
          <w:rFonts w:hint="eastAsia"/>
          <w:sz w:val="26"/>
          <w:szCs w:val="26"/>
        </w:rPr>
        <w:t>范围</w:t>
      </w:r>
      <w:r w:rsidRPr="000C1F93">
        <w:rPr>
          <w:rFonts w:hint="eastAsia"/>
          <w:sz w:val="26"/>
          <w:szCs w:val="26"/>
        </w:rPr>
        <w:t>；</w:t>
      </w:r>
    </w:p>
    <w:p w14:paraId="11B64B52" w14:textId="59EB4143" w:rsidR="005A42DB" w:rsidRPr="000C1F93" w:rsidRDefault="00921B29" w:rsidP="00921B29">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3</w:t>
      </w:r>
      <w:r w:rsidRPr="000C1F93">
        <w:rPr>
          <w:rFonts w:hint="eastAsia"/>
          <w:sz w:val="26"/>
          <w:szCs w:val="26"/>
        </w:rPr>
        <w:t>：</w:t>
      </w:r>
      <w:r w:rsidR="005A42DB" w:rsidRPr="000C1F93">
        <w:rPr>
          <w:rFonts w:hint="eastAsia"/>
          <w:sz w:val="26"/>
          <w:szCs w:val="26"/>
        </w:rPr>
        <w:t>采用分支界定法和枚举法相结合的方式计算连接各可攻击区域使得攻击航迹最短的打击点</w:t>
      </w:r>
      <w:r w:rsidRPr="000C1F93">
        <w:rPr>
          <w:rFonts w:hint="eastAsia"/>
          <w:sz w:val="26"/>
          <w:szCs w:val="26"/>
        </w:rPr>
        <w:t>；</w:t>
      </w:r>
    </w:p>
    <w:p w14:paraId="313B7B32" w14:textId="4A5E7356" w:rsidR="005A42DB"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005A42DB" w:rsidRPr="000C1F93">
        <w:rPr>
          <w:sz w:val="26"/>
          <w:szCs w:val="26"/>
        </w:rPr>
        <w:t>4</w:t>
      </w:r>
      <w:r w:rsidR="005A42DB" w:rsidRPr="000C1F93">
        <w:rPr>
          <w:rFonts w:hint="eastAsia"/>
          <w:sz w:val="26"/>
          <w:szCs w:val="26"/>
        </w:rPr>
        <w:t>：采用</w:t>
      </w:r>
      <w:proofErr w:type="spellStart"/>
      <w:r w:rsidR="005A42DB" w:rsidRPr="000C1F93">
        <w:rPr>
          <w:rFonts w:hint="eastAsia"/>
          <w:sz w:val="26"/>
          <w:szCs w:val="26"/>
        </w:rPr>
        <w:t>Dubins</w:t>
      </w:r>
      <w:proofErr w:type="spellEnd"/>
      <w:r w:rsidR="005A42DB" w:rsidRPr="000C1F93">
        <w:rPr>
          <w:rFonts w:hint="eastAsia"/>
          <w:sz w:val="26"/>
          <w:szCs w:val="26"/>
        </w:rPr>
        <w:t>曲线连接各目标可打击</w:t>
      </w:r>
      <w:r w:rsidRPr="000C1F93">
        <w:rPr>
          <w:rFonts w:hint="eastAsia"/>
          <w:sz w:val="26"/>
          <w:szCs w:val="26"/>
        </w:rPr>
        <w:t>区域</w:t>
      </w:r>
      <w:r w:rsidR="005A42DB" w:rsidRPr="000C1F93">
        <w:rPr>
          <w:rFonts w:hint="eastAsia"/>
          <w:sz w:val="26"/>
          <w:szCs w:val="26"/>
        </w:rPr>
        <w:t>上的打击点，得到满足无人机动力学约束的全局最优攻击航迹。</w:t>
      </w:r>
    </w:p>
    <w:p w14:paraId="47A6025C" w14:textId="2B6173A5" w:rsidR="006C1FE1" w:rsidRPr="000C1F93" w:rsidRDefault="006B6446" w:rsidP="00A061FB">
      <w:pPr>
        <w:snapToGrid w:val="0"/>
        <w:spacing w:line="360" w:lineRule="auto"/>
        <w:ind w:firstLineChars="200" w:firstLine="520"/>
        <w:rPr>
          <w:rFonts w:eastAsiaTheme="minorEastAsia"/>
          <w:bCs/>
          <w:sz w:val="26"/>
          <w:szCs w:val="26"/>
        </w:rPr>
      </w:pPr>
      <w:r w:rsidRPr="000C1F93">
        <w:rPr>
          <w:rFonts w:eastAsiaTheme="minorEastAsia" w:hint="eastAsia"/>
          <w:bCs/>
          <w:sz w:val="26"/>
          <w:szCs w:val="26"/>
        </w:rPr>
        <w:t>进一步地，所述步骤</w:t>
      </w:r>
      <w:r w:rsidRPr="000C1F93">
        <w:rPr>
          <w:rFonts w:eastAsiaTheme="minorEastAsia" w:hint="eastAsia"/>
          <w:bCs/>
          <w:sz w:val="26"/>
          <w:szCs w:val="26"/>
        </w:rPr>
        <w:t>1</w:t>
      </w:r>
      <w:r w:rsidRPr="000C1F93">
        <w:rPr>
          <w:rFonts w:eastAsiaTheme="minorEastAsia" w:hint="eastAsia"/>
          <w:bCs/>
          <w:sz w:val="26"/>
          <w:szCs w:val="26"/>
        </w:rPr>
        <w:t>具体为：</w:t>
      </w:r>
    </w:p>
    <w:p w14:paraId="76157732" w14:textId="77777777"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1</w:t>
      </w:r>
      <w:r w:rsidRPr="000C1F93">
        <w:rPr>
          <w:sz w:val="26"/>
          <w:szCs w:val="26"/>
        </w:rPr>
        <w:t>-1</w:t>
      </w:r>
      <w:r w:rsidRPr="000C1F93">
        <w:rPr>
          <w:rFonts w:hint="eastAsia"/>
          <w:sz w:val="26"/>
          <w:szCs w:val="26"/>
        </w:rPr>
        <w:t>：</w:t>
      </w:r>
      <w:proofErr w:type="gramStart"/>
      <w:r w:rsidRPr="000C1F93">
        <w:rPr>
          <w:rFonts w:hint="eastAsia"/>
          <w:sz w:val="26"/>
          <w:szCs w:val="26"/>
        </w:rPr>
        <w:t>设待打击目标点集</w:t>
      </w:r>
      <w:proofErr w:type="gramEnd"/>
      <w:r w:rsidRPr="000C1F93">
        <w:rPr>
          <w:sz w:val="26"/>
          <w:szCs w:val="26"/>
        </w:rPr>
        <w:object w:dxaOrig="1895" w:dyaOrig="364" w14:anchorId="2E68C4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9pt;height:17.75pt" o:ole="">
            <v:imagedata r:id="rId8" o:title=""/>
          </v:shape>
          <o:OLEObject Type="Embed" ProgID="Equation.DSMT4" ShapeID="_x0000_i1025" DrawAspect="Content" ObjectID="_1775845755" r:id="rId9"/>
        </w:object>
      </w:r>
      <w:r w:rsidRPr="000C1F93">
        <w:rPr>
          <w:sz w:val="26"/>
          <w:szCs w:val="26"/>
        </w:rPr>
        <w:t>，</w:t>
      </w:r>
      <w:r w:rsidRPr="000C1F93">
        <w:rPr>
          <w:sz w:val="26"/>
          <w:szCs w:val="26"/>
        </w:rPr>
        <w:object w:dxaOrig="197" w:dyaOrig="227" w14:anchorId="0438469C">
          <v:shape id="_x0000_i1026" type="#_x0000_t75" style="width:9.8pt;height:11.7pt" o:ole="">
            <v:imagedata r:id="rId10" o:title=""/>
          </v:shape>
          <o:OLEObject Type="Embed" ProgID="Equation.DSMT4" ShapeID="_x0000_i1026" DrawAspect="Content" ObjectID="_1775845756" r:id="rId11"/>
        </w:object>
      </w:r>
      <w:r w:rsidRPr="000C1F93">
        <w:rPr>
          <w:sz w:val="26"/>
          <w:szCs w:val="26"/>
        </w:rPr>
        <w:t>为目标的</w:t>
      </w:r>
      <w:r w:rsidRPr="000C1F93">
        <w:rPr>
          <w:rFonts w:hint="eastAsia"/>
          <w:sz w:val="26"/>
          <w:szCs w:val="26"/>
        </w:rPr>
        <w:t>总</w:t>
      </w:r>
      <w:r w:rsidRPr="000C1F93">
        <w:rPr>
          <w:sz w:val="26"/>
          <w:szCs w:val="26"/>
        </w:rPr>
        <w:t>数量</w:t>
      </w:r>
      <w:r w:rsidRPr="000C1F93">
        <w:rPr>
          <w:rFonts w:hint="eastAsia"/>
          <w:sz w:val="26"/>
          <w:szCs w:val="26"/>
        </w:rPr>
        <w:t>；</w:t>
      </w:r>
      <w:r w:rsidRPr="000C1F93">
        <w:rPr>
          <w:sz w:val="26"/>
          <w:szCs w:val="26"/>
        </w:rPr>
        <w:object w:dxaOrig="1485" w:dyaOrig="379" w14:anchorId="7DF97961">
          <v:shape id="_x0000_i1027" type="#_x0000_t75" style="width:74.35pt;height:19.15pt" o:ole="">
            <v:imagedata r:id="rId12" o:title=""/>
          </v:shape>
          <o:OLEObject Type="Embed" ProgID="Equation.DSMT4" ShapeID="_x0000_i1027" DrawAspect="Content" ObjectID="_1775845757" r:id="rId13"/>
        </w:object>
      </w:r>
      <w:proofErr w:type="gramStart"/>
      <w:r w:rsidRPr="000C1F93">
        <w:rPr>
          <w:sz w:val="26"/>
          <w:szCs w:val="26"/>
        </w:rPr>
        <w:t>表征</w:t>
      </w:r>
      <w:r w:rsidRPr="000C1F93">
        <w:rPr>
          <w:rFonts w:hint="eastAsia"/>
          <w:sz w:val="26"/>
          <w:szCs w:val="26"/>
        </w:rPr>
        <w:t>第</w:t>
      </w:r>
      <w:proofErr w:type="gramEnd"/>
      <w:r w:rsidRPr="000C1F93">
        <w:rPr>
          <w:sz w:val="26"/>
          <w:szCs w:val="26"/>
        </w:rPr>
        <w:object w:dxaOrig="136" w:dyaOrig="258" w14:anchorId="66B26C9B">
          <v:shape id="_x0000_i1028" type="#_x0000_t75" style="width:7pt;height:13.1pt" o:ole="">
            <v:imagedata r:id="rId14" o:title=""/>
          </v:shape>
          <o:OLEObject Type="Embed" ProgID="Equation.DSMT4" ShapeID="_x0000_i1028" DrawAspect="Content" ObjectID="_1775845758" r:id="rId15"/>
        </w:object>
      </w:r>
      <w:proofErr w:type="gramStart"/>
      <w:r w:rsidRPr="000C1F93">
        <w:rPr>
          <w:sz w:val="26"/>
          <w:szCs w:val="26"/>
        </w:rPr>
        <w:t>个</w:t>
      </w:r>
      <w:proofErr w:type="gramEnd"/>
      <w:r w:rsidRPr="000C1F93">
        <w:rPr>
          <w:sz w:val="26"/>
          <w:szCs w:val="26"/>
        </w:rPr>
        <w:t>目标点</w:t>
      </w:r>
      <w:r w:rsidRPr="000C1F93">
        <w:rPr>
          <w:sz w:val="26"/>
          <w:szCs w:val="26"/>
        </w:rPr>
        <w:object w:dxaOrig="227" w:dyaOrig="364" w14:anchorId="65FD6593">
          <v:shape id="_x0000_i1029" type="#_x0000_t75" style="width:11.7pt;height:17.75pt" o:ole="">
            <v:imagedata r:id="rId16" o:title=""/>
          </v:shape>
          <o:OLEObject Type="Embed" ProgID="Equation.DSMT4" ShapeID="_x0000_i1029" DrawAspect="Content" ObjectID="_1775845759" r:id="rId17"/>
        </w:object>
      </w:r>
      <w:r w:rsidRPr="000C1F93">
        <w:rPr>
          <w:sz w:val="26"/>
          <w:szCs w:val="26"/>
        </w:rPr>
        <w:t>所对应的可</w:t>
      </w:r>
      <w:r w:rsidRPr="000C1F93">
        <w:rPr>
          <w:rFonts w:hint="eastAsia"/>
          <w:sz w:val="26"/>
          <w:szCs w:val="26"/>
        </w:rPr>
        <w:t>打击</w:t>
      </w:r>
      <w:r w:rsidRPr="000C1F93">
        <w:rPr>
          <w:sz w:val="26"/>
          <w:szCs w:val="26"/>
        </w:rPr>
        <w:t>区域</w:t>
      </w:r>
      <w:r w:rsidRPr="000C1F93">
        <w:rPr>
          <w:rFonts w:hint="eastAsia"/>
          <w:sz w:val="26"/>
          <w:szCs w:val="26"/>
        </w:rPr>
        <w:t>边界上</w:t>
      </w:r>
      <w:r w:rsidRPr="000C1F93">
        <w:rPr>
          <w:sz w:val="26"/>
          <w:szCs w:val="26"/>
        </w:rPr>
        <w:t>的</w:t>
      </w:r>
      <w:proofErr w:type="gramStart"/>
      <w:r w:rsidRPr="000C1F93">
        <w:rPr>
          <w:sz w:val="26"/>
          <w:szCs w:val="26"/>
        </w:rPr>
        <w:t>所有</w:t>
      </w:r>
      <w:proofErr w:type="gramEnd"/>
      <w:r w:rsidRPr="000C1F93">
        <w:rPr>
          <w:sz w:val="26"/>
          <w:szCs w:val="26"/>
        </w:rPr>
        <w:t>点坐标，其中</w:t>
      </w:r>
      <w:r w:rsidRPr="000C1F93">
        <w:rPr>
          <w:rFonts w:hint="eastAsia"/>
          <w:sz w:val="26"/>
          <w:szCs w:val="26"/>
        </w:rPr>
        <w:t>连接各可打击区域的全局路径最短的打击点</w:t>
      </w:r>
      <w:r w:rsidRPr="000C1F93">
        <w:rPr>
          <w:sz w:val="26"/>
          <w:szCs w:val="26"/>
        </w:rPr>
        <w:t>用</w:t>
      </w:r>
      <w:r w:rsidRPr="000C1F93">
        <w:rPr>
          <w:sz w:val="26"/>
          <w:szCs w:val="26"/>
        </w:rPr>
        <w:object w:dxaOrig="455" w:dyaOrig="364" w14:anchorId="452EAE7D">
          <v:shape id="_x0000_i1030" type="#_x0000_t75" style="width:22.9pt;height:17.75pt" o:ole="">
            <v:imagedata r:id="rId18" o:title=""/>
          </v:shape>
          <o:OLEObject Type="Embed" ProgID="Equation.DSMT4" ShapeID="_x0000_i1030" DrawAspect="Content" ObjectID="_1775845760" r:id="rId19"/>
        </w:object>
      </w:r>
      <w:r w:rsidRPr="000C1F93">
        <w:rPr>
          <w:sz w:val="26"/>
          <w:szCs w:val="26"/>
        </w:rPr>
        <w:t>表征</w:t>
      </w:r>
      <w:r w:rsidRPr="000C1F93">
        <w:rPr>
          <w:rFonts w:hint="eastAsia"/>
          <w:sz w:val="26"/>
          <w:szCs w:val="26"/>
        </w:rPr>
        <w:t>；</w:t>
      </w:r>
    </w:p>
    <w:p w14:paraId="308AAC2E" w14:textId="77777777"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1</w:t>
      </w:r>
      <w:r w:rsidRPr="000C1F93">
        <w:rPr>
          <w:sz w:val="26"/>
          <w:szCs w:val="26"/>
        </w:rPr>
        <w:t>-2</w:t>
      </w:r>
      <w:r w:rsidRPr="000C1F93">
        <w:rPr>
          <w:rFonts w:hint="eastAsia"/>
          <w:sz w:val="26"/>
          <w:szCs w:val="26"/>
        </w:rPr>
        <w:t>：攻击航迹目标函数最小化模型：</w:t>
      </w:r>
    </w:p>
    <w:p w14:paraId="52FC33A8" w14:textId="77777777" w:rsidR="006B6446" w:rsidRPr="000C1F93" w:rsidRDefault="006B6446" w:rsidP="006B6446">
      <w:pPr>
        <w:snapToGrid w:val="0"/>
        <w:spacing w:line="360" w:lineRule="auto"/>
        <w:jc w:val="center"/>
        <w:rPr>
          <w:sz w:val="26"/>
          <w:szCs w:val="26"/>
        </w:rPr>
      </w:pPr>
      <w:r w:rsidRPr="000C1F93">
        <w:rPr>
          <w:position w:val="-4"/>
          <w:sz w:val="26"/>
          <w:szCs w:val="26"/>
        </w:rPr>
        <w:object w:dxaOrig="3365" w:dyaOrig="682" w14:anchorId="2AE8D571">
          <v:shape id="_x0000_i1031" type="#_x0000_t75" style="width:168.3pt;height:34.15pt" o:ole="">
            <v:imagedata r:id="rId20" o:title=""/>
          </v:shape>
          <o:OLEObject Type="Embed" ProgID="Equation.DSMT4" ShapeID="_x0000_i1031" DrawAspect="Content" ObjectID="_1775845761" r:id="rId21"/>
        </w:object>
      </w:r>
    </w:p>
    <w:p w14:paraId="305690CB" w14:textId="66366109" w:rsidR="006B6446" w:rsidRPr="000C1F93" w:rsidRDefault="006B6446" w:rsidP="006B6446">
      <w:pPr>
        <w:snapToGrid w:val="0"/>
        <w:spacing w:line="360" w:lineRule="auto"/>
        <w:rPr>
          <w:sz w:val="26"/>
          <w:szCs w:val="26"/>
        </w:rPr>
      </w:pPr>
      <w:r w:rsidRPr="000C1F93">
        <w:rPr>
          <w:rFonts w:hint="eastAsia"/>
          <w:sz w:val="26"/>
          <w:szCs w:val="26"/>
        </w:rPr>
        <w:t>式中</w:t>
      </w:r>
      <w:r w:rsidRPr="000C1F93">
        <w:rPr>
          <w:sz w:val="26"/>
          <w:szCs w:val="26"/>
        </w:rPr>
        <w:object w:dxaOrig="515" w:dyaOrig="364" w14:anchorId="41511655">
          <v:shape id="_x0000_i1032" type="#_x0000_t75" style="width:26.2pt;height:17.75pt" o:ole="">
            <v:imagedata r:id="rId22" o:title=""/>
          </v:shape>
          <o:OLEObject Type="Embed" ProgID="Equation.DSMT4" ShapeID="_x0000_i1032" DrawAspect="Content" ObjectID="_1775845762" r:id="rId23"/>
        </w:object>
      </w:r>
      <w:r w:rsidRPr="000C1F93">
        <w:rPr>
          <w:rFonts w:hint="eastAsia"/>
          <w:sz w:val="26"/>
          <w:szCs w:val="26"/>
        </w:rPr>
        <w:t>为无人机起点；</w:t>
      </w:r>
      <w:r w:rsidRPr="000C1F93">
        <w:rPr>
          <w:sz w:val="26"/>
          <w:szCs w:val="26"/>
        </w:rPr>
        <w:object w:dxaOrig="455" w:dyaOrig="364" w14:anchorId="5ED2A341">
          <v:shape id="_x0000_i1033" type="#_x0000_t75" style="width:22.9pt;height:17.75pt" o:ole="">
            <v:imagedata r:id="rId24" o:title=""/>
          </v:shape>
          <o:OLEObject Type="Embed" ProgID="Equation.DSMT4" ShapeID="_x0000_i1033" DrawAspect="Content" ObjectID="_1775845763" r:id="rId25"/>
        </w:object>
      </w:r>
      <w:r w:rsidRPr="000C1F93">
        <w:rPr>
          <w:rFonts w:hint="eastAsia"/>
          <w:sz w:val="26"/>
          <w:szCs w:val="26"/>
        </w:rPr>
        <w:t>为无人机终点；</w:t>
      </w:r>
      <w:r w:rsidR="00C47DC6" w:rsidRPr="000C1F93">
        <w:rPr>
          <w:position w:val="-10"/>
        </w:rPr>
        <w:object w:dxaOrig="460" w:dyaOrig="320" w14:anchorId="76473A92">
          <v:shape id="_x0000_i1034" type="#_x0000_t75" style="width:22.9pt;height:15.9pt" o:ole="">
            <v:imagedata r:id="rId26" o:title=""/>
          </v:shape>
          <o:OLEObject Type="Embed" ProgID="Equation.DSMT4" ShapeID="_x0000_i1034" DrawAspect="Content" ObjectID="_1775845764" r:id="rId27"/>
        </w:object>
      </w:r>
      <w:r w:rsidRPr="000C1F93">
        <w:rPr>
          <w:rFonts w:hint="eastAsia"/>
          <w:sz w:val="26"/>
          <w:szCs w:val="26"/>
        </w:rPr>
        <w:t>表示从无人机起点出发历经所有</w:t>
      </w:r>
      <w:r w:rsidRPr="000C1F93">
        <w:rPr>
          <w:sz w:val="26"/>
          <w:szCs w:val="26"/>
        </w:rPr>
        <w:object w:dxaOrig="455" w:dyaOrig="364" w14:anchorId="5F9B6821">
          <v:shape id="_x0000_i1035" type="#_x0000_t75" style="width:22.9pt;height:17.75pt" o:ole="">
            <v:imagedata r:id="rId28" o:title=""/>
          </v:shape>
          <o:OLEObject Type="Embed" ProgID="Equation.DSMT4" ShapeID="_x0000_i1035" DrawAspect="Content" ObjectID="_1775845765" r:id="rId29"/>
        </w:object>
      </w:r>
      <w:r w:rsidRPr="000C1F93">
        <w:rPr>
          <w:rFonts w:hint="eastAsia"/>
          <w:sz w:val="26"/>
          <w:szCs w:val="26"/>
        </w:rPr>
        <w:t>最终达到无人机终点的</w:t>
      </w:r>
      <w:proofErr w:type="spellStart"/>
      <w:r w:rsidRPr="000C1F93">
        <w:rPr>
          <w:rFonts w:hint="eastAsia"/>
          <w:sz w:val="26"/>
          <w:szCs w:val="26"/>
        </w:rPr>
        <w:t>Dubins</w:t>
      </w:r>
      <w:proofErr w:type="spellEnd"/>
      <w:r w:rsidRPr="000C1F93">
        <w:rPr>
          <w:rFonts w:hint="eastAsia"/>
          <w:sz w:val="26"/>
          <w:szCs w:val="26"/>
        </w:rPr>
        <w:t>航迹；</w:t>
      </w:r>
    </w:p>
    <w:p w14:paraId="03FD90A5" w14:textId="77777777"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1</w:t>
      </w:r>
      <w:r w:rsidRPr="000C1F93">
        <w:rPr>
          <w:sz w:val="26"/>
          <w:szCs w:val="26"/>
        </w:rPr>
        <w:t>-3</w:t>
      </w:r>
      <w:r w:rsidRPr="000C1F93">
        <w:rPr>
          <w:rFonts w:hint="eastAsia"/>
          <w:sz w:val="26"/>
          <w:szCs w:val="26"/>
        </w:rPr>
        <w:t>：设无人机在飞行的过程中无碰撞，且飞行高度保持不变，仅受到无人机</w:t>
      </w:r>
      <w:r w:rsidRPr="000C1F93">
        <w:rPr>
          <w:rFonts w:hint="eastAsia"/>
          <w:sz w:val="26"/>
          <w:szCs w:val="26"/>
        </w:rPr>
        <w:lastRenderedPageBreak/>
        <w:t>最大飞行距离约束，攻击航迹最优表示为：</w:t>
      </w:r>
    </w:p>
    <w:p w14:paraId="31A2B5B3" w14:textId="77777777" w:rsidR="006B6446" w:rsidRPr="000C1F93" w:rsidRDefault="006B6446" w:rsidP="006B6446">
      <w:pPr>
        <w:snapToGrid w:val="0"/>
        <w:spacing w:line="360" w:lineRule="auto"/>
        <w:ind w:firstLine="520"/>
        <w:jc w:val="center"/>
        <w:rPr>
          <w:sz w:val="26"/>
          <w:szCs w:val="26"/>
        </w:rPr>
      </w:pPr>
      <w:r w:rsidRPr="000C1F93">
        <w:rPr>
          <w:position w:val="-4"/>
          <w:sz w:val="26"/>
          <w:szCs w:val="26"/>
        </w:rPr>
        <w:object w:dxaOrig="2516" w:dyaOrig="364" w14:anchorId="67F6AA87">
          <v:shape id="_x0000_i1036" type="#_x0000_t75" style="width:126.25pt;height:17.75pt" o:ole="">
            <v:imagedata r:id="rId30" o:title=""/>
          </v:shape>
          <o:OLEObject Type="Embed" ProgID="Equation.DSMT4" ShapeID="_x0000_i1036" DrawAspect="Content" ObjectID="_1775845766" r:id="rId31"/>
        </w:object>
      </w:r>
    </w:p>
    <w:p w14:paraId="4A2170DD" w14:textId="142C49B9" w:rsidR="006B6446" w:rsidRPr="000C1F93" w:rsidRDefault="006B6446" w:rsidP="006B6446">
      <w:pPr>
        <w:snapToGrid w:val="0"/>
        <w:spacing w:line="360" w:lineRule="auto"/>
        <w:rPr>
          <w:sz w:val="26"/>
          <w:szCs w:val="26"/>
        </w:rPr>
      </w:pPr>
      <w:r w:rsidRPr="000C1F93">
        <w:rPr>
          <w:rFonts w:hint="eastAsia"/>
          <w:sz w:val="26"/>
          <w:szCs w:val="26"/>
        </w:rPr>
        <w:t>式中</w:t>
      </w:r>
      <w:r w:rsidRPr="000C1F93">
        <w:rPr>
          <w:sz w:val="26"/>
          <w:szCs w:val="26"/>
        </w:rPr>
        <w:object w:dxaOrig="515" w:dyaOrig="364" w14:anchorId="7CF8F680">
          <v:shape id="_x0000_i1037" type="#_x0000_t75" style="width:26.2pt;height:17.75pt" o:ole="">
            <v:imagedata r:id="rId32" o:title=""/>
          </v:shape>
          <o:OLEObject Type="Embed" ProgID="Equation.DSMT4" ShapeID="_x0000_i1037" DrawAspect="Content" ObjectID="_1775845767" r:id="rId33"/>
        </w:object>
      </w:r>
      <w:r w:rsidRPr="000C1F93">
        <w:rPr>
          <w:rFonts w:hint="eastAsia"/>
          <w:sz w:val="26"/>
          <w:szCs w:val="26"/>
        </w:rPr>
        <w:t>表示无人机的最大飞行航程。</w:t>
      </w:r>
    </w:p>
    <w:p w14:paraId="549E3F35" w14:textId="3833B2BF" w:rsidR="006B6446" w:rsidRPr="000C1F93" w:rsidRDefault="006B6446" w:rsidP="00A061FB">
      <w:pPr>
        <w:snapToGrid w:val="0"/>
        <w:spacing w:line="360" w:lineRule="auto"/>
        <w:ind w:firstLineChars="200" w:firstLine="520"/>
        <w:rPr>
          <w:rFonts w:eastAsiaTheme="minorEastAsia"/>
          <w:bCs/>
          <w:sz w:val="26"/>
          <w:szCs w:val="26"/>
        </w:rPr>
      </w:pPr>
      <w:r w:rsidRPr="000C1F93">
        <w:rPr>
          <w:rFonts w:eastAsiaTheme="minorEastAsia" w:hint="eastAsia"/>
          <w:bCs/>
          <w:sz w:val="26"/>
          <w:szCs w:val="26"/>
        </w:rPr>
        <w:t>进一步地，所述步骤</w:t>
      </w:r>
      <w:r w:rsidRPr="000C1F93">
        <w:rPr>
          <w:rFonts w:eastAsiaTheme="minorEastAsia" w:hint="eastAsia"/>
          <w:bCs/>
          <w:sz w:val="26"/>
          <w:szCs w:val="26"/>
        </w:rPr>
        <w:t>2</w:t>
      </w:r>
      <w:r w:rsidRPr="000C1F93">
        <w:rPr>
          <w:rFonts w:eastAsiaTheme="minorEastAsia" w:hint="eastAsia"/>
          <w:bCs/>
          <w:sz w:val="26"/>
          <w:szCs w:val="26"/>
        </w:rPr>
        <w:t>具体为：</w:t>
      </w:r>
    </w:p>
    <w:p w14:paraId="6A2F24BB" w14:textId="77777777" w:rsidR="006B6446" w:rsidRPr="000C1F93" w:rsidRDefault="006B6446" w:rsidP="006B6446">
      <w:pPr>
        <w:pStyle w:val="NUDT"/>
        <w:spacing w:line="360" w:lineRule="auto"/>
        <w:ind w:firstLine="520"/>
        <w:rPr>
          <w:sz w:val="26"/>
          <w:szCs w:val="26"/>
        </w:rPr>
      </w:pPr>
      <w:r w:rsidRPr="000C1F93">
        <w:rPr>
          <w:rFonts w:hint="eastAsia"/>
          <w:sz w:val="26"/>
          <w:szCs w:val="26"/>
        </w:rPr>
        <w:t>步骤</w:t>
      </w:r>
      <w:r w:rsidRPr="000C1F93">
        <w:rPr>
          <w:rFonts w:hint="eastAsia"/>
          <w:sz w:val="26"/>
          <w:szCs w:val="26"/>
        </w:rPr>
        <w:t>2</w:t>
      </w:r>
      <w:r w:rsidRPr="000C1F93">
        <w:rPr>
          <w:sz w:val="26"/>
          <w:szCs w:val="26"/>
        </w:rPr>
        <w:t>-1</w:t>
      </w:r>
      <w:r w:rsidRPr="000C1F93">
        <w:rPr>
          <w:rFonts w:hint="eastAsia"/>
          <w:sz w:val="26"/>
          <w:szCs w:val="26"/>
        </w:rPr>
        <w:t>：以目标点</w:t>
      </w:r>
      <w:r w:rsidRPr="000C1F93">
        <w:rPr>
          <w:sz w:val="26"/>
          <w:szCs w:val="26"/>
        </w:rPr>
        <w:object w:dxaOrig="227" w:dyaOrig="364" w14:anchorId="36828342">
          <v:shape id="_x0000_i1038" type="#_x0000_t75" style="width:11.7pt;height:17.75pt" o:ole="">
            <v:imagedata r:id="rId34" o:title=""/>
          </v:shape>
          <o:OLEObject Type="Embed" ProgID="Equation.DSMT4" ShapeID="_x0000_i1038" DrawAspect="Content" ObjectID="_1775845768" r:id="rId35"/>
        </w:object>
      </w:r>
      <w:r w:rsidRPr="000C1F93">
        <w:rPr>
          <w:rFonts w:hint="eastAsia"/>
          <w:sz w:val="26"/>
          <w:szCs w:val="26"/>
        </w:rPr>
        <w:t>为原点建立笛卡尔坐标系；</w:t>
      </w:r>
    </w:p>
    <w:p w14:paraId="2DA113B2" w14:textId="77777777"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2</w:t>
      </w:r>
      <w:r w:rsidRPr="000C1F93">
        <w:rPr>
          <w:sz w:val="26"/>
          <w:szCs w:val="26"/>
        </w:rPr>
        <w:t>-2</w:t>
      </w:r>
      <w:r w:rsidRPr="000C1F93">
        <w:rPr>
          <w:rFonts w:hint="eastAsia"/>
          <w:sz w:val="26"/>
          <w:szCs w:val="26"/>
        </w:rPr>
        <w:t>：用</w:t>
      </w:r>
      <w:r w:rsidRPr="000C1F93">
        <w:rPr>
          <w:sz w:val="26"/>
          <w:szCs w:val="26"/>
        </w:rPr>
        <w:object w:dxaOrig="1243" w:dyaOrig="394" w14:anchorId="47F24083">
          <v:shape id="_x0000_i1039" type="#_x0000_t75" style="width:62.2pt;height:19.65pt" o:ole="">
            <v:imagedata r:id="rId36" o:title=""/>
          </v:shape>
          <o:OLEObject Type="Embed" ProgID="Equation.DSMT4" ShapeID="_x0000_i1039" DrawAspect="Content" ObjectID="_1775845769" r:id="rId37"/>
        </w:object>
      </w:r>
      <w:r w:rsidRPr="000C1F93">
        <w:rPr>
          <w:rFonts w:hint="eastAsia"/>
          <w:sz w:val="26"/>
          <w:szCs w:val="26"/>
        </w:rPr>
        <w:t>表征目标可攻击范围；</w:t>
      </w:r>
      <w:r w:rsidRPr="000C1F93">
        <w:rPr>
          <w:sz w:val="26"/>
          <w:szCs w:val="26"/>
        </w:rPr>
        <w:object w:dxaOrig="243" w:dyaOrig="364" w14:anchorId="33A1AAA5">
          <v:shape id="_x0000_i1040" type="#_x0000_t75" style="width:12.15pt;height:17.75pt" o:ole="">
            <v:imagedata r:id="rId38" o:title=""/>
          </v:shape>
          <o:OLEObject Type="Embed" ProgID="Equation.DSMT4" ShapeID="_x0000_i1040" DrawAspect="Content" ObjectID="_1775845770" r:id="rId39"/>
        </w:object>
      </w:r>
      <w:r w:rsidRPr="000C1F93">
        <w:rPr>
          <w:rFonts w:hint="eastAsia"/>
          <w:sz w:val="26"/>
          <w:szCs w:val="26"/>
        </w:rPr>
        <w:t>表示以目标点</w:t>
      </w:r>
      <w:r w:rsidRPr="000C1F93">
        <w:rPr>
          <w:position w:val="-12"/>
          <w:sz w:val="26"/>
          <w:szCs w:val="26"/>
        </w:rPr>
        <w:object w:dxaOrig="760" w:dyaOrig="360" w14:anchorId="5C1C599A">
          <v:shape id="_x0000_i1041" type="#_x0000_t75" style="width:37.85pt;height:18.25pt" o:ole="">
            <v:imagedata r:id="rId40" o:title=""/>
          </v:shape>
          <o:OLEObject Type="Embed" ProgID="Equation.DSMT4" ShapeID="_x0000_i1041" DrawAspect="Content" ObjectID="_1775845771" r:id="rId41"/>
        </w:object>
      </w:r>
      <w:r w:rsidRPr="000C1F93">
        <w:rPr>
          <w:rFonts w:hint="eastAsia"/>
          <w:sz w:val="26"/>
          <w:szCs w:val="26"/>
        </w:rPr>
        <w:t>为圆心，以</w:t>
      </w:r>
      <w:r w:rsidRPr="000C1F93">
        <w:rPr>
          <w:sz w:val="26"/>
          <w:szCs w:val="26"/>
        </w:rPr>
        <w:object w:dxaOrig="440" w:dyaOrig="364" w14:anchorId="46A644BB">
          <v:shape id="_x0000_i1042" type="#_x0000_t75" style="width:21.95pt;height:17.75pt" o:ole="">
            <v:imagedata r:id="rId42" o:title=""/>
          </v:shape>
          <o:OLEObject Type="Embed" ProgID="Equation.DSMT4" ShapeID="_x0000_i1042" DrawAspect="Content" ObjectID="_1775845772" r:id="rId43"/>
        </w:object>
      </w:r>
      <w:r w:rsidRPr="000C1F93">
        <w:rPr>
          <w:rFonts w:hint="eastAsia"/>
          <w:sz w:val="26"/>
          <w:szCs w:val="26"/>
        </w:rPr>
        <w:t>为半径的圆，公式为：</w:t>
      </w:r>
    </w:p>
    <w:p w14:paraId="177D4D83" w14:textId="77777777" w:rsidR="006B6446" w:rsidRPr="000C1F93" w:rsidRDefault="006B6446" w:rsidP="006B6446">
      <w:pPr>
        <w:snapToGrid w:val="0"/>
        <w:spacing w:line="360" w:lineRule="auto"/>
        <w:ind w:firstLine="480"/>
        <w:jc w:val="center"/>
        <w:rPr>
          <w:sz w:val="26"/>
          <w:szCs w:val="26"/>
        </w:rPr>
      </w:pPr>
      <w:r w:rsidRPr="000C1F93">
        <w:rPr>
          <w:position w:val="-4"/>
          <w:sz w:val="26"/>
          <w:szCs w:val="26"/>
        </w:rPr>
        <w:object w:dxaOrig="2577" w:dyaOrig="440" w14:anchorId="73A7A753">
          <v:shape id="_x0000_i1043" type="#_x0000_t75" style="width:129.05pt;height:21.95pt" o:ole="">
            <v:imagedata r:id="rId44" o:title=""/>
          </v:shape>
          <o:OLEObject Type="Embed" ProgID="Equation.DSMT4" ShapeID="_x0000_i1043" DrawAspect="Content" ObjectID="_1775845773" r:id="rId45"/>
        </w:object>
      </w:r>
    </w:p>
    <w:p w14:paraId="3D1356C2" w14:textId="77777777" w:rsidR="006B6446" w:rsidRPr="000C1F93" w:rsidRDefault="006B6446" w:rsidP="006B6446">
      <w:pPr>
        <w:snapToGrid w:val="0"/>
        <w:spacing w:line="360" w:lineRule="auto"/>
        <w:ind w:firstLineChars="283" w:firstLine="736"/>
        <w:rPr>
          <w:sz w:val="26"/>
          <w:szCs w:val="26"/>
        </w:rPr>
      </w:pPr>
      <w:r w:rsidRPr="000C1F93">
        <w:rPr>
          <w:sz w:val="26"/>
          <w:szCs w:val="26"/>
        </w:rPr>
        <w:object w:dxaOrig="273" w:dyaOrig="364" w14:anchorId="01CB22DA">
          <v:shape id="_x0000_i1044" type="#_x0000_t75" style="width:13.55pt;height:17.75pt" o:ole="">
            <v:imagedata r:id="rId46" o:title=""/>
          </v:shape>
          <o:OLEObject Type="Embed" ProgID="Equation.DSMT4" ShapeID="_x0000_i1044" DrawAspect="Content" ObjectID="_1775845774" r:id="rId47"/>
        </w:object>
      </w:r>
      <w:r w:rsidRPr="000C1F93">
        <w:rPr>
          <w:rFonts w:hint="eastAsia"/>
          <w:sz w:val="26"/>
          <w:szCs w:val="26"/>
        </w:rPr>
        <w:t>表示以目标点</w:t>
      </w:r>
      <w:r w:rsidRPr="000C1F93">
        <w:rPr>
          <w:position w:val="-12"/>
          <w:sz w:val="26"/>
          <w:szCs w:val="26"/>
        </w:rPr>
        <w:object w:dxaOrig="760" w:dyaOrig="360" w14:anchorId="6904B6DF">
          <v:shape id="_x0000_i1045" type="#_x0000_t75" style="width:37.85pt;height:18.25pt" o:ole="">
            <v:imagedata r:id="rId40" o:title=""/>
          </v:shape>
          <o:OLEObject Type="Embed" ProgID="Equation.DSMT4" ShapeID="_x0000_i1045" DrawAspect="Content" ObjectID="_1775845775" r:id="rId48"/>
        </w:object>
      </w:r>
      <w:r w:rsidRPr="000C1F93">
        <w:rPr>
          <w:rFonts w:hint="eastAsia"/>
          <w:sz w:val="26"/>
          <w:szCs w:val="26"/>
        </w:rPr>
        <w:t>为圆心，以</w:t>
      </w:r>
      <w:r w:rsidRPr="000C1F93">
        <w:rPr>
          <w:sz w:val="26"/>
          <w:szCs w:val="26"/>
        </w:rPr>
        <w:object w:dxaOrig="455" w:dyaOrig="364" w14:anchorId="74E87342">
          <v:shape id="_x0000_i1046" type="#_x0000_t75" style="width:22.9pt;height:17.75pt" o:ole="">
            <v:imagedata r:id="rId49" o:title=""/>
          </v:shape>
          <o:OLEObject Type="Embed" ProgID="Equation.DSMT4" ShapeID="_x0000_i1046" DrawAspect="Content" ObjectID="_1775845776" r:id="rId50"/>
        </w:object>
      </w:r>
      <w:r w:rsidRPr="000C1F93">
        <w:rPr>
          <w:rFonts w:hint="eastAsia"/>
          <w:sz w:val="26"/>
          <w:szCs w:val="26"/>
        </w:rPr>
        <w:t>为半径的圆，公式为：</w:t>
      </w:r>
    </w:p>
    <w:p w14:paraId="29F424D9" w14:textId="77777777" w:rsidR="006B6446" w:rsidRPr="000C1F93" w:rsidRDefault="006B6446" w:rsidP="006B6446">
      <w:pPr>
        <w:snapToGrid w:val="0"/>
        <w:spacing w:line="360" w:lineRule="auto"/>
        <w:ind w:firstLine="480"/>
        <w:jc w:val="center"/>
        <w:rPr>
          <w:sz w:val="26"/>
          <w:szCs w:val="26"/>
        </w:rPr>
      </w:pPr>
      <w:r w:rsidRPr="000C1F93">
        <w:rPr>
          <w:position w:val="-4"/>
          <w:sz w:val="26"/>
          <w:szCs w:val="26"/>
        </w:rPr>
        <w:object w:dxaOrig="2607" w:dyaOrig="440" w14:anchorId="149AB18D">
          <v:shape id="_x0000_i1047" type="#_x0000_t75" style="width:130.45pt;height:21.95pt" o:ole="">
            <v:imagedata r:id="rId51" o:title=""/>
          </v:shape>
          <o:OLEObject Type="Embed" ProgID="Equation.DSMT4" ShapeID="_x0000_i1047" DrawAspect="Content" ObjectID="_1775845777" r:id="rId52"/>
        </w:object>
      </w:r>
    </w:p>
    <w:p w14:paraId="1636608B" w14:textId="236773E6" w:rsidR="006B6446" w:rsidRPr="000C1F93" w:rsidRDefault="006B6446" w:rsidP="006B6446">
      <w:pPr>
        <w:snapToGrid w:val="0"/>
        <w:spacing w:line="360" w:lineRule="auto"/>
        <w:ind w:firstLineChars="200" w:firstLine="520"/>
        <w:rPr>
          <w:sz w:val="26"/>
          <w:szCs w:val="26"/>
        </w:rPr>
      </w:pPr>
      <w:r w:rsidRPr="000C1F93">
        <w:rPr>
          <w:sz w:val="26"/>
          <w:szCs w:val="26"/>
        </w:rPr>
        <w:object w:dxaOrig="243" w:dyaOrig="364" w14:anchorId="0D9A2A65">
          <v:shape id="_x0000_i1048" type="#_x0000_t75" style="width:12.15pt;height:17.75pt" o:ole="">
            <v:imagedata r:id="rId38" o:title=""/>
          </v:shape>
          <o:OLEObject Type="Embed" ProgID="Equation.DSMT4" ShapeID="_x0000_i1048" DrawAspect="Content" ObjectID="_1775845778" r:id="rId53"/>
        </w:object>
      </w:r>
      <w:r w:rsidRPr="000C1F93">
        <w:rPr>
          <w:rFonts w:hint="eastAsia"/>
          <w:sz w:val="26"/>
          <w:szCs w:val="26"/>
        </w:rPr>
        <w:t>、</w:t>
      </w:r>
      <w:r w:rsidRPr="000C1F93">
        <w:rPr>
          <w:sz w:val="26"/>
          <w:szCs w:val="26"/>
        </w:rPr>
        <w:object w:dxaOrig="273" w:dyaOrig="364" w14:anchorId="6E5912B2">
          <v:shape id="_x0000_i1049" type="#_x0000_t75" style="width:13.55pt;height:17.75pt" o:ole="">
            <v:imagedata r:id="rId54" o:title=""/>
          </v:shape>
          <o:OLEObject Type="Embed" ProgID="Equation.DSMT4" ShapeID="_x0000_i1049" DrawAspect="Content" ObjectID="_1775845779" r:id="rId55"/>
        </w:object>
      </w:r>
      <w:r w:rsidRPr="000C1F93">
        <w:rPr>
          <w:rFonts w:hint="eastAsia"/>
          <w:sz w:val="26"/>
          <w:szCs w:val="26"/>
        </w:rPr>
        <w:t>构成的圆环即为无人机可攻击范围。</w:t>
      </w:r>
    </w:p>
    <w:p w14:paraId="325D0B2D" w14:textId="541D7A00" w:rsidR="006B6446" w:rsidRPr="000C1F93" w:rsidRDefault="006B6446" w:rsidP="00A061FB">
      <w:pPr>
        <w:snapToGrid w:val="0"/>
        <w:spacing w:line="360" w:lineRule="auto"/>
        <w:ind w:firstLineChars="200" w:firstLine="520"/>
        <w:rPr>
          <w:rFonts w:eastAsiaTheme="minorEastAsia"/>
          <w:bCs/>
          <w:sz w:val="26"/>
          <w:szCs w:val="26"/>
        </w:rPr>
      </w:pPr>
      <w:r w:rsidRPr="000C1F93">
        <w:rPr>
          <w:rFonts w:eastAsiaTheme="minorEastAsia" w:hint="eastAsia"/>
          <w:bCs/>
          <w:sz w:val="26"/>
          <w:szCs w:val="26"/>
        </w:rPr>
        <w:t>进一步地，所述步骤</w:t>
      </w:r>
      <w:r w:rsidRPr="000C1F93">
        <w:rPr>
          <w:rFonts w:eastAsiaTheme="minorEastAsia" w:hint="eastAsia"/>
          <w:bCs/>
          <w:sz w:val="26"/>
          <w:szCs w:val="26"/>
        </w:rPr>
        <w:t>3</w:t>
      </w:r>
      <w:r w:rsidRPr="000C1F93">
        <w:rPr>
          <w:rFonts w:eastAsiaTheme="minorEastAsia" w:hint="eastAsia"/>
          <w:bCs/>
          <w:sz w:val="26"/>
          <w:szCs w:val="26"/>
        </w:rPr>
        <w:t>具体为：</w:t>
      </w:r>
    </w:p>
    <w:p w14:paraId="49C31A7E" w14:textId="77777777"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3</w:t>
      </w:r>
      <w:r w:rsidRPr="000C1F93">
        <w:rPr>
          <w:sz w:val="26"/>
          <w:szCs w:val="26"/>
        </w:rPr>
        <w:t>-1</w:t>
      </w:r>
      <w:r w:rsidRPr="000C1F93">
        <w:rPr>
          <w:rFonts w:hint="eastAsia"/>
          <w:sz w:val="26"/>
          <w:szCs w:val="26"/>
        </w:rPr>
        <w:t>：设</w:t>
      </w:r>
      <w:r w:rsidRPr="000C1F93">
        <w:rPr>
          <w:position w:val="-6"/>
          <w:sz w:val="26"/>
          <w:szCs w:val="26"/>
        </w:rPr>
        <w:object w:dxaOrig="460" w:dyaOrig="279" w14:anchorId="76E48A05">
          <v:shape id="_x0000_i1050" type="#_x0000_t75" style="width:22.9pt;height:14.05pt" o:ole="">
            <v:imagedata r:id="rId56" o:title=""/>
          </v:shape>
          <o:OLEObject Type="Embed" ProgID="Equation.DSMT4" ShapeID="_x0000_i1050" DrawAspect="Content" ObjectID="_1775845780" r:id="rId57"/>
        </w:object>
      </w:r>
      <w:r w:rsidRPr="000C1F93">
        <w:rPr>
          <w:rFonts w:hint="eastAsia"/>
          <w:sz w:val="26"/>
          <w:szCs w:val="26"/>
        </w:rPr>
        <w:t>；</w:t>
      </w:r>
    </w:p>
    <w:p w14:paraId="5CDC2FEF" w14:textId="77777777"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3</w:t>
      </w:r>
      <w:r w:rsidRPr="000C1F93">
        <w:rPr>
          <w:sz w:val="26"/>
          <w:szCs w:val="26"/>
        </w:rPr>
        <w:t>-2</w:t>
      </w:r>
      <w:r w:rsidRPr="000C1F93">
        <w:rPr>
          <w:rFonts w:hint="eastAsia"/>
          <w:sz w:val="26"/>
          <w:szCs w:val="26"/>
        </w:rPr>
        <w:t>：根据第</w:t>
      </w:r>
      <w:r w:rsidRPr="000C1F93">
        <w:rPr>
          <w:sz w:val="26"/>
          <w:szCs w:val="26"/>
        </w:rPr>
        <w:object w:dxaOrig="136" w:dyaOrig="258" w14:anchorId="388FD4D5">
          <v:shape id="_x0000_i1051" type="#_x0000_t75" style="width:7pt;height:13.1pt" o:ole="">
            <v:imagedata r:id="rId58" o:title=""/>
          </v:shape>
          <o:OLEObject Type="Embed" ProgID="Equation.DSMT4" ShapeID="_x0000_i1051" DrawAspect="Content" ObjectID="_1775845781" r:id="rId59"/>
        </w:object>
      </w:r>
      <w:proofErr w:type="gramStart"/>
      <w:r w:rsidRPr="000C1F93">
        <w:rPr>
          <w:rFonts w:hint="eastAsia"/>
          <w:sz w:val="26"/>
          <w:szCs w:val="26"/>
        </w:rPr>
        <w:t>个</w:t>
      </w:r>
      <w:proofErr w:type="gramEnd"/>
      <w:r w:rsidRPr="000C1F93">
        <w:rPr>
          <w:rFonts w:hint="eastAsia"/>
          <w:sz w:val="26"/>
          <w:szCs w:val="26"/>
        </w:rPr>
        <w:t>目标点</w:t>
      </w:r>
      <w:r w:rsidRPr="000C1F93">
        <w:rPr>
          <w:sz w:val="26"/>
          <w:szCs w:val="26"/>
        </w:rPr>
        <w:object w:dxaOrig="227" w:dyaOrig="364" w14:anchorId="00E4C254">
          <v:shape id="_x0000_i1052" type="#_x0000_t75" style="width:11.7pt;height:17.75pt" o:ole="">
            <v:imagedata r:id="rId16" o:title=""/>
          </v:shape>
          <o:OLEObject Type="Embed" ProgID="Equation.DSMT4" ShapeID="_x0000_i1052" DrawAspect="Content" ObjectID="_1775845782" r:id="rId60"/>
        </w:object>
      </w:r>
      <w:r w:rsidRPr="000C1F93">
        <w:rPr>
          <w:rFonts w:hint="eastAsia"/>
          <w:sz w:val="26"/>
          <w:szCs w:val="26"/>
        </w:rPr>
        <w:t>的可打击区域，计算</w:t>
      </w:r>
      <w:r w:rsidRPr="000C1F93">
        <w:rPr>
          <w:sz w:val="26"/>
          <w:szCs w:val="26"/>
        </w:rPr>
        <w:object w:dxaOrig="455" w:dyaOrig="364" w14:anchorId="62FFC6E9">
          <v:shape id="_x0000_i1053" type="#_x0000_t75" style="width:22.9pt;height:17.75pt" o:ole="">
            <v:imagedata r:id="rId61" o:title=""/>
          </v:shape>
          <o:OLEObject Type="Embed" ProgID="Equation.DSMT4" ShapeID="_x0000_i1053" DrawAspect="Content" ObjectID="_1775845783" r:id="rId62"/>
        </w:object>
      </w:r>
      <w:r w:rsidRPr="000C1F93">
        <w:rPr>
          <w:rFonts w:hint="eastAsia"/>
          <w:sz w:val="26"/>
          <w:szCs w:val="26"/>
        </w:rPr>
        <w:t>；</w:t>
      </w:r>
    </w:p>
    <w:p w14:paraId="0627CDB4" w14:textId="77777777"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3</w:t>
      </w:r>
      <w:r w:rsidRPr="000C1F93">
        <w:rPr>
          <w:sz w:val="26"/>
          <w:szCs w:val="26"/>
        </w:rPr>
        <w:t>-3</w:t>
      </w:r>
      <w:r w:rsidRPr="000C1F93">
        <w:rPr>
          <w:rFonts w:hint="eastAsia"/>
          <w:sz w:val="26"/>
          <w:szCs w:val="26"/>
        </w:rPr>
        <w:t>：设定初始分支区间，</w:t>
      </w:r>
      <w:r w:rsidRPr="000C1F93">
        <w:rPr>
          <w:sz w:val="26"/>
          <w:szCs w:val="26"/>
        </w:rPr>
        <w:object w:dxaOrig="1319" w:dyaOrig="364" w14:anchorId="097ED3E8">
          <v:shape id="_x0000_i1054" type="#_x0000_t75" style="width:65.9pt;height:17.75pt" o:ole="">
            <v:imagedata r:id="rId63" o:title=""/>
          </v:shape>
          <o:OLEObject Type="Embed" ProgID="Equation.DSMT4" ShapeID="_x0000_i1054" DrawAspect="Content" ObjectID="_1775845784" r:id="rId64"/>
        </w:object>
      </w:r>
      <w:r w:rsidRPr="000C1F93">
        <w:rPr>
          <w:rFonts w:hint="eastAsia"/>
          <w:sz w:val="26"/>
          <w:szCs w:val="26"/>
        </w:rPr>
        <w:t>，</w:t>
      </w:r>
      <w:r w:rsidRPr="000C1F93">
        <w:rPr>
          <w:sz w:val="26"/>
          <w:szCs w:val="26"/>
        </w:rPr>
        <w:object w:dxaOrig="1273" w:dyaOrig="364" w14:anchorId="61942280">
          <v:shape id="_x0000_i1055" type="#_x0000_t75" style="width:63.6pt;height:17.75pt" o:ole="">
            <v:imagedata r:id="rId65" o:title=""/>
          </v:shape>
          <o:OLEObject Type="Embed" ProgID="Equation.DSMT4" ShapeID="_x0000_i1055" DrawAspect="Content" ObjectID="_1775845785" r:id="rId66"/>
        </w:object>
      </w:r>
      <w:r w:rsidRPr="000C1F93">
        <w:rPr>
          <w:rFonts w:hint="eastAsia"/>
          <w:sz w:val="26"/>
          <w:szCs w:val="26"/>
        </w:rPr>
        <w:t>，其中</w:t>
      </w:r>
      <w:r w:rsidRPr="000C1F93">
        <w:rPr>
          <w:sz w:val="26"/>
          <w:szCs w:val="26"/>
        </w:rPr>
        <w:object w:dxaOrig="985" w:dyaOrig="364" w14:anchorId="0AFC83B0">
          <v:shape id="_x0000_i1056" type="#_x0000_t75" style="width:49.55pt;height:17.75pt" o:ole="">
            <v:imagedata r:id="rId67" o:title=""/>
          </v:shape>
          <o:OLEObject Type="Embed" ProgID="Equation.DSMT4" ShapeID="_x0000_i1056" DrawAspect="Content" ObjectID="_1775845786" r:id="rId68"/>
        </w:object>
      </w:r>
      <w:r w:rsidRPr="000C1F93">
        <w:rPr>
          <w:rFonts w:hint="eastAsia"/>
          <w:sz w:val="26"/>
          <w:szCs w:val="26"/>
        </w:rPr>
        <w:t>、</w:t>
      </w:r>
      <w:r w:rsidRPr="000C1F93">
        <w:rPr>
          <w:sz w:val="26"/>
          <w:szCs w:val="26"/>
        </w:rPr>
        <w:object w:dxaOrig="1304" w:dyaOrig="364" w14:anchorId="14549BBB">
          <v:shape id="_x0000_i1057" type="#_x0000_t75" style="width:65pt;height:17.75pt" o:ole="">
            <v:imagedata r:id="rId69" o:title=""/>
          </v:shape>
          <o:OLEObject Type="Embed" ProgID="Equation.DSMT4" ShapeID="_x0000_i1057" DrawAspect="Content" ObjectID="_1775845787" r:id="rId70"/>
        </w:object>
      </w:r>
      <w:r w:rsidRPr="000C1F93">
        <w:rPr>
          <w:rFonts w:hint="eastAsia"/>
          <w:sz w:val="26"/>
          <w:szCs w:val="26"/>
        </w:rPr>
        <w:t>、</w:t>
      </w:r>
      <w:r w:rsidRPr="000C1F93">
        <w:rPr>
          <w:sz w:val="26"/>
          <w:szCs w:val="26"/>
        </w:rPr>
        <w:object w:dxaOrig="1182" w:dyaOrig="364" w14:anchorId="0CE70F88">
          <v:shape id="_x0000_i1058" type="#_x0000_t75" style="width:58.9pt;height:17.75pt" o:ole="">
            <v:imagedata r:id="rId71" o:title=""/>
          </v:shape>
          <o:OLEObject Type="Embed" ProgID="Equation.DSMT4" ShapeID="_x0000_i1058" DrawAspect="Content" ObjectID="_1775845788" r:id="rId72"/>
        </w:object>
      </w:r>
      <w:r w:rsidRPr="000C1F93">
        <w:rPr>
          <w:rFonts w:hint="eastAsia"/>
          <w:sz w:val="26"/>
          <w:szCs w:val="26"/>
        </w:rPr>
        <w:t>，角度</w:t>
      </w:r>
      <w:r w:rsidRPr="000C1F93">
        <w:rPr>
          <w:sz w:val="26"/>
          <w:szCs w:val="26"/>
        </w:rPr>
        <w:object w:dxaOrig="243" w:dyaOrig="227" w14:anchorId="174B8989">
          <v:shape id="_x0000_i1059" type="#_x0000_t75" style="width:12.15pt;height:11.7pt" o:ole="">
            <v:imagedata r:id="rId73" o:title=""/>
          </v:shape>
          <o:OLEObject Type="Embed" ProgID="Equation.DSMT4" ShapeID="_x0000_i1059" DrawAspect="Content" ObjectID="_1775845789" r:id="rId74"/>
        </w:object>
      </w:r>
      <w:r w:rsidRPr="000C1F93">
        <w:rPr>
          <w:rFonts w:hint="eastAsia"/>
          <w:sz w:val="26"/>
          <w:szCs w:val="26"/>
        </w:rPr>
        <w:t>为可攻击区域边界上点与目标连线的投影与</w:t>
      </w:r>
      <w:r w:rsidRPr="000C1F93">
        <w:rPr>
          <w:rFonts w:hint="eastAsia"/>
          <w:sz w:val="26"/>
          <w:szCs w:val="26"/>
        </w:rPr>
        <w:t>x</w:t>
      </w:r>
      <w:r w:rsidRPr="000C1F93">
        <w:rPr>
          <w:rFonts w:hint="eastAsia"/>
          <w:sz w:val="26"/>
          <w:szCs w:val="26"/>
        </w:rPr>
        <w:t>轴形成的夹角；</w:t>
      </w:r>
    </w:p>
    <w:p w14:paraId="400B18C1" w14:textId="77777777"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3</w:t>
      </w:r>
      <w:r w:rsidRPr="000C1F93">
        <w:rPr>
          <w:sz w:val="26"/>
          <w:szCs w:val="26"/>
        </w:rPr>
        <w:t>-4</w:t>
      </w:r>
      <w:r w:rsidRPr="000C1F93">
        <w:rPr>
          <w:rFonts w:hint="eastAsia"/>
          <w:sz w:val="26"/>
          <w:szCs w:val="26"/>
        </w:rPr>
        <w:t>：计算得到各分支区间的中间角度：</w:t>
      </w:r>
    </w:p>
    <w:p w14:paraId="04C17DF5" w14:textId="77777777" w:rsidR="006B6446" w:rsidRPr="000C1F93" w:rsidRDefault="006B6446" w:rsidP="006B6446">
      <w:pPr>
        <w:snapToGrid w:val="0"/>
        <w:spacing w:line="360" w:lineRule="auto"/>
        <w:ind w:firstLine="480"/>
        <w:jc w:val="center"/>
        <w:rPr>
          <w:sz w:val="26"/>
          <w:szCs w:val="26"/>
        </w:rPr>
      </w:pPr>
      <w:r w:rsidRPr="000C1F93">
        <w:rPr>
          <w:position w:val="-4"/>
          <w:sz w:val="26"/>
          <w:szCs w:val="26"/>
        </w:rPr>
        <w:object w:dxaOrig="2137" w:dyaOrig="1319" w14:anchorId="47E7F7EE">
          <v:shape id="_x0000_i1060" type="#_x0000_t75" style="width:107.05pt;height:65.9pt" o:ole="">
            <v:imagedata r:id="rId75" o:title=""/>
          </v:shape>
          <o:OLEObject Type="Embed" ProgID="Equation.DSMT4" ShapeID="_x0000_i1060" DrawAspect="Content" ObjectID="_1775845790" r:id="rId76"/>
        </w:object>
      </w:r>
    </w:p>
    <w:p w14:paraId="0E09CB51" w14:textId="77777777"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3</w:t>
      </w:r>
      <w:r w:rsidRPr="000C1F93">
        <w:rPr>
          <w:sz w:val="26"/>
          <w:szCs w:val="26"/>
        </w:rPr>
        <w:t>-5</w:t>
      </w:r>
      <w:r w:rsidRPr="000C1F93">
        <w:rPr>
          <w:rFonts w:hint="eastAsia"/>
          <w:sz w:val="26"/>
          <w:szCs w:val="26"/>
        </w:rPr>
        <w:t>：</w:t>
      </w:r>
      <w:r w:rsidRPr="000C1F93">
        <w:rPr>
          <w:sz w:val="26"/>
          <w:szCs w:val="26"/>
        </w:rPr>
        <w:t>分别计算</w:t>
      </w:r>
      <w:r w:rsidRPr="000C1F93">
        <w:rPr>
          <w:sz w:val="26"/>
          <w:szCs w:val="26"/>
        </w:rPr>
        <w:object w:dxaOrig="500" w:dyaOrig="364" w14:anchorId="291F30EA">
          <v:shape id="_x0000_i1061" type="#_x0000_t75" style="width:24.8pt;height:17.75pt" o:ole="">
            <v:imagedata r:id="rId77" o:title=""/>
          </v:shape>
          <o:OLEObject Type="Embed" ProgID="Equation.DSMT4" ShapeID="_x0000_i1061" DrawAspect="Content" ObjectID="_1775845791" r:id="rId78"/>
        </w:object>
      </w:r>
      <w:r w:rsidRPr="000C1F93">
        <w:rPr>
          <w:sz w:val="26"/>
          <w:szCs w:val="26"/>
        </w:rPr>
        <w:t>和</w:t>
      </w:r>
      <w:r w:rsidRPr="000C1F93">
        <w:rPr>
          <w:sz w:val="26"/>
          <w:szCs w:val="26"/>
        </w:rPr>
        <w:object w:dxaOrig="440" w:dyaOrig="364" w14:anchorId="2CA4577A">
          <v:shape id="_x0000_i1062" type="#_x0000_t75" style="width:21.95pt;height:17.75pt" o:ole="">
            <v:imagedata r:id="rId79" o:title=""/>
          </v:shape>
          <o:OLEObject Type="Embed" ProgID="Equation.DSMT4" ShapeID="_x0000_i1062" DrawAspect="Content" ObjectID="_1775845792" r:id="rId80"/>
        </w:object>
      </w:r>
      <w:r w:rsidRPr="000C1F93">
        <w:rPr>
          <w:sz w:val="26"/>
          <w:szCs w:val="26"/>
        </w:rPr>
        <w:t>所对应的</w:t>
      </w:r>
      <w:r w:rsidRPr="000C1F93">
        <w:rPr>
          <w:rFonts w:hint="eastAsia"/>
          <w:sz w:val="26"/>
          <w:szCs w:val="26"/>
        </w:rPr>
        <w:t>位置坐标：</w:t>
      </w:r>
    </w:p>
    <w:p w14:paraId="28C99574" w14:textId="77777777" w:rsidR="006B6446" w:rsidRPr="000C1F93" w:rsidRDefault="006B6446" w:rsidP="006B6446">
      <w:pPr>
        <w:snapToGrid w:val="0"/>
        <w:spacing w:line="360" w:lineRule="auto"/>
        <w:ind w:firstLine="480"/>
        <w:jc w:val="center"/>
        <w:rPr>
          <w:sz w:val="26"/>
          <w:szCs w:val="26"/>
        </w:rPr>
      </w:pPr>
      <w:r w:rsidRPr="000C1F93">
        <w:rPr>
          <w:position w:val="-4"/>
          <w:sz w:val="26"/>
          <w:szCs w:val="26"/>
        </w:rPr>
        <w:object w:dxaOrig="3047" w:dyaOrig="2365" w14:anchorId="37BCAE53">
          <v:shape id="_x0000_i1063" type="#_x0000_t75" style="width:152.4pt;height:118.3pt" o:ole="">
            <v:imagedata r:id="rId81" o:title=""/>
          </v:shape>
          <o:OLEObject Type="Embed" ProgID="Equation.DSMT4" ShapeID="_x0000_i1063" DrawAspect="Content" ObjectID="_1775845793" r:id="rId82"/>
        </w:object>
      </w:r>
    </w:p>
    <w:p w14:paraId="5877515D" w14:textId="4A9C2BAC" w:rsidR="006B6446" w:rsidRPr="000C1F93" w:rsidRDefault="006B6446" w:rsidP="006B6446">
      <w:pPr>
        <w:snapToGrid w:val="0"/>
        <w:spacing w:line="360" w:lineRule="auto"/>
        <w:rPr>
          <w:sz w:val="26"/>
          <w:szCs w:val="26"/>
        </w:rPr>
      </w:pPr>
      <w:r w:rsidRPr="000C1F93">
        <w:rPr>
          <w:rFonts w:hint="eastAsia"/>
          <w:sz w:val="26"/>
          <w:szCs w:val="26"/>
        </w:rPr>
        <w:lastRenderedPageBreak/>
        <w:t>式中，</w:t>
      </w:r>
      <w:r w:rsidRPr="000C1F93">
        <w:rPr>
          <w:position w:val="-12"/>
          <w:sz w:val="26"/>
          <w:szCs w:val="26"/>
        </w:rPr>
        <w:object w:dxaOrig="1060" w:dyaOrig="360" w14:anchorId="5C78792C">
          <v:shape id="_x0000_i1064" type="#_x0000_t75" style="width:52.85pt;height:18.25pt" o:ole="">
            <v:imagedata r:id="rId83" o:title=""/>
          </v:shape>
          <o:OLEObject Type="Embed" ProgID="Equation.DSMT4" ShapeID="_x0000_i1064" DrawAspect="Content" ObjectID="_1775845794" r:id="rId84"/>
        </w:object>
      </w:r>
      <w:r w:rsidR="00C47DC6" w:rsidRPr="000C1F93">
        <w:rPr>
          <w:rFonts w:hint="eastAsia"/>
          <w:sz w:val="26"/>
          <w:szCs w:val="26"/>
        </w:rPr>
        <w:t>表示目标</w:t>
      </w:r>
      <w:r w:rsidR="00C47DC6" w:rsidRPr="000C1F93">
        <w:rPr>
          <w:position w:val="-12"/>
          <w:sz w:val="26"/>
          <w:szCs w:val="26"/>
        </w:rPr>
        <w:object w:dxaOrig="225" w:dyaOrig="360" w14:anchorId="49BBF469">
          <v:shape id="_x0000_i1065" type="#_x0000_t75" style="width:11.2pt;height:18.25pt" o:ole="">
            <v:imagedata r:id="rId85" o:title=""/>
          </v:shape>
          <o:OLEObject Type="Embed" ProgID="Equation.DSMT4" ShapeID="_x0000_i1065" DrawAspect="Content" ObjectID="_1775845795" r:id="rId86"/>
        </w:object>
      </w:r>
      <w:r w:rsidR="00C47DC6" w:rsidRPr="000C1F93">
        <w:rPr>
          <w:rFonts w:hint="eastAsia"/>
          <w:sz w:val="26"/>
          <w:szCs w:val="26"/>
        </w:rPr>
        <w:t>的位置坐标，</w:t>
      </w:r>
      <w:r w:rsidRPr="000C1F93">
        <w:rPr>
          <w:position w:val="-4"/>
          <w:sz w:val="26"/>
          <w:szCs w:val="26"/>
        </w:rPr>
        <w:object w:dxaOrig="279" w:dyaOrig="260" w14:anchorId="14CD70B8">
          <v:shape id="_x0000_i1066" type="#_x0000_t75" style="width:14.05pt;height:13.1pt" o:ole="">
            <v:imagedata r:id="rId87" o:title=""/>
          </v:shape>
          <o:OLEObject Type="Embed" ProgID="Equation.DSMT4" ShapeID="_x0000_i1066" DrawAspect="Content" ObjectID="_1775845796" r:id="rId88"/>
        </w:object>
      </w:r>
      <w:r w:rsidRPr="000C1F93">
        <w:rPr>
          <w:rFonts w:hint="eastAsia"/>
          <w:sz w:val="26"/>
          <w:szCs w:val="26"/>
        </w:rPr>
        <w:t>表示</w:t>
      </w:r>
      <w:r w:rsidR="008D6CC6" w:rsidRPr="000C1F93">
        <w:rPr>
          <w:rFonts w:hint="eastAsia"/>
          <w:sz w:val="26"/>
          <w:szCs w:val="26"/>
        </w:rPr>
        <w:t>无人机的飞行高度</w:t>
      </w:r>
      <w:r w:rsidRPr="000C1F93">
        <w:rPr>
          <w:rFonts w:hint="eastAsia"/>
          <w:sz w:val="26"/>
          <w:szCs w:val="26"/>
        </w:rPr>
        <w:t>；</w:t>
      </w:r>
    </w:p>
    <w:p w14:paraId="74794EE6" w14:textId="77777777"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3</w:t>
      </w:r>
      <w:r w:rsidRPr="000C1F93">
        <w:rPr>
          <w:sz w:val="26"/>
          <w:szCs w:val="26"/>
        </w:rPr>
        <w:t>-6</w:t>
      </w:r>
      <w:r w:rsidRPr="000C1F93">
        <w:rPr>
          <w:rFonts w:hint="eastAsia"/>
          <w:sz w:val="26"/>
          <w:szCs w:val="26"/>
        </w:rPr>
        <w:t>：得到目标</w:t>
      </w:r>
      <w:r w:rsidRPr="000C1F93">
        <w:rPr>
          <w:sz w:val="26"/>
          <w:szCs w:val="26"/>
        </w:rPr>
        <w:object w:dxaOrig="227" w:dyaOrig="364" w14:anchorId="2869ED41">
          <v:shape id="_x0000_i1067" type="#_x0000_t75" style="width:11.7pt;height:17.75pt" o:ole="">
            <v:imagedata r:id="rId34" o:title=""/>
          </v:shape>
          <o:OLEObject Type="Embed" ProgID="Equation.DSMT4" ShapeID="_x0000_i1067" DrawAspect="Content" ObjectID="_1775845797" r:id="rId89"/>
        </w:object>
      </w:r>
      <w:r w:rsidRPr="000C1F93">
        <w:rPr>
          <w:rFonts w:hint="eastAsia"/>
          <w:sz w:val="26"/>
          <w:szCs w:val="26"/>
        </w:rPr>
        <w:t>分支区间的参考点集</w:t>
      </w:r>
      <w:r w:rsidRPr="000C1F93">
        <w:rPr>
          <w:sz w:val="26"/>
          <w:szCs w:val="26"/>
        </w:rPr>
        <w:object w:dxaOrig="1834" w:dyaOrig="455" w14:anchorId="02BFA91D">
          <v:shape id="_x0000_i1068" type="#_x0000_t75" style="width:91.65pt;height:22.9pt" o:ole="">
            <v:imagedata r:id="rId90" o:title=""/>
          </v:shape>
          <o:OLEObject Type="Embed" ProgID="Equation.DSMT4" ShapeID="_x0000_i1068" DrawAspect="Content" ObjectID="_1775845798" r:id="rId91"/>
        </w:object>
      </w:r>
      <w:r w:rsidRPr="000C1F93">
        <w:rPr>
          <w:rFonts w:hint="eastAsia"/>
          <w:sz w:val="26"/>
          <w:szCs w:val="26"/>
        </w:rPr>
        <w:t>；</w:t>
      </w:r>
    </w:p>
    <w:p w14:paraId="6CD4BFE5" w14:textId="113145E2"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3</w:t>
      </w:r>
      <w:r w:rsidRPr="000C1F93">
        <w:rPr>
          <w:sz w:val="26"/>
          <w:szCs w:val="26"/>
        </w:rPr>
        <w:t>-7</w:t>
      </w:r>
      <w:r w:rsidRPr="000C1F93">
        <w:rPr>
          <w:rFonts w:hint="eastAsia"/>
          <w:sz w:val="26"/>
          <w:szCs w:val="26"/>
        </w:rPr>
        <w:t>：如果</w:t>
      </w:r>
      <w:r w:rsidRPr="000C1F93">
        <w:rPr>
          <w:sz w:val="26"/>
          <w:szCs w:val="26"/>
        </w:rPr>
        <w:object w:dxaOrig="500" w:dyaOrig="258" w14:anchorId="0DC7707D">
          <v:shape id="_x0000_i1069" type="#_x0000_t75" style="width:24.8pt;height:13.1pt" o:ole="">
            <v:imagedata r:id="rId92" o:title=""/>
          </v:shape>
          <o:OLEObject Type="Embed" ProgID="Equation.DSMT4" ShapeID="_x0000_i1069" DrawAspect="Content" ObjectID="_1775845799" r:id="rId93"/>
        </w:object>
      </w:r>
      <w:r w:rsidRPr="000C1F93">
        <w:rPr>
          <w:rFonts w:hint="eastAsia"/>
          <w:sz w:val="26"/>
          <w:szCs w:val="26"/>
        </w:rPr>
        <w:t>，则</w:t>
      </w:r>
      <w:proofErr w:type="spellStart"/>
      <w:r w:rsidRPr="000C1F93">
        <w:rPr>
          <w:rFonts w:hint="eastAsia"/>
          <w:i/>
          <w:sz w:val="26"/>
          <w:szCs w:val="26"/>
        </w:rPr>
        <w:t>i</w:t>
      </w:r>
      <w:proofErr w:type="spellEnd"/>
      <w:r w:rsidRPr="000C1F93">
        <w:rPr>
          <w:rFonts w:hint="eastAsia"/>
          <w:sz w:val="26"/>
          <w:szCs w:val="26"/>
        </w:rPr>
        <w:t>加</w:t>
      </w:r>
      <w:r w:rsidRPr="000C1F93">
        <w:rPr>
          <w:rFonts w:hint="eastAsia"/>
          <w:sz w:val="26"/>
          <w:szCs w:val="26"/>
        </w:rPr>
        <w:t>1</w:t>
      </w:r>
      <w:r w:rsidRPr="000C1F93">
        <w:rPr>
          <w:rFonts w:hint="eastAsia"/>
          <w:sz w:val="26"/>
          <w:szCs w:val="26"/>
        </w:rPr>
        <w:t>，回到步骤</w:t>
      </w:r>
      <w:r w:rsidRPr="000C1F93">
        <w:rPr>
          <w:rFonts w:hint="eastAsia"/>
          <w:sz w:val="26"/>
          <w:szCs w:val="26"/>
        </w:rPr>
        <w:t>3</w:t>
      </w:r>
      <w:r w:rsidRPr="000C1F93">
        <w:rPr>
          <w:sz w:val="26"/>
          <w:szCs w:val="26"/>
        </w:rPr>
        <w:t>-2</w:t>
      </w:r>
      <w:r w:rsidRPr="000C1F93">
        <w:rPr>
          <w:rFonts w:hint="eastAsia"/>
          <w:sz w:val="26"/>
          <w:szCs w:val="26"/>
        </w:rPr>
        <w:t>；</w:t>
      </w:r>
      <w:r w:rsidR="00C47DC6" w:rsidRPr="000C1F93">
        <w:rPr>
          <w:rFonts w:hint="eastAsia"/>
          <w:sz w:val="26"/>
          <w:szCs w:val="26"/>
        </w:rPr>
        <w:t>否则当</w:t>
      </w:r>
      <w:r w:rsidR="00C47DC6" w:rsidRPr="000C1F93">
        <w:rPr>
          <w:position w:val="-6"/>
          <w:sz w:val="26"/>
          <w:szCs w:val="26"/>
        </w:rPr>
        <w:object w:dxaOrig="495" w:dyaOrig="255" w14:anchorId="1E2D9DB9">
          <v:shape id="_x0000_i1070" type="#_x0000_t75" style="width:24.8pt;height:12.6pt" o:ole="">
            <v:imagedata r:id="rId94" o:title=""/>
          </v:shape>
          <o:OLEObject Type="Embed" ProgID="Equation.DSMT4" ShapeID="_x0000_i1070" DrawAspect="Content" ObjectID="_1775845800" r:id="rId95"/>
        </w:object>
      </w:r>
      <w:r w:rsidR="00C47DC6" w:rsidRPr="000C1F93">
        <w:rPr>
          <w:rFonts w:hint="eastAsia"/>
          <w:sz w:val="26"/>
          <w:szCs w:val="26"/>
        </w:rPr>
        <w:t>，进入下一步</w:t>
      </w:r>
      <w:r w:rsidRPr="000C1F93">
        <w:rPr>
          <w:rFonts w:hint="eastAsia"/>
          <w:sz w:val="26"/>
          <w:szCs w:val="26"/>
        </w:rPr>
        <w:t>；</w:t>
      </w:r>
    </w:p>
    <w:p w14:paraId="38D29539" w14:textId="77777777"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3</w:t>
      </w:r>
      <w:r w:rsidRPr="000C1F93">
        <w:rPr>
          <w:sz w:val="26"/>
          <w:szCs w:val="26"/>
        </w:rPr>
        <w:t>-8</w:t>
      </w:r>
      <w:r w:rsidRPr="000C1F93">
        <w:rPr>
          <w:rFonts w:hint="eastAsia"/>
          <w:sz w:val="26"/>
          <w:szCs w:val="26"/>
        </w:rPr>
        <w:t>：得到所有可攻击区域中分支区间的参考点集</w:t>
      </w:r>
      <w:r w:rsidRPr="000C1F93">
        <w:rPr>
          <w:sz w:val="26"/>
          <w:szCs w:val="26"/>
        </w:rPr>
        <w:object w:dxaOrig="2334" w:dyaOrig="364" w14:anchorId="422BB0FF">
          <v:shape id="_x0000_i1071" type="#_x0000_t75" style="width:116.4pt;height:17.75pt" o:ole="">
            <v:imagedata r:id="rId96" o:title=""/>
          </v:shape>
          <o:OLEObject Type="Embed" ProgID="Equation.DSMT4" ShapeID="_x0000_i1071" DrawAspect="Content" ObjectID="_1775845801" r:id="rId97"/>
        </w:object>
      </w:r>
      <w:r w:rsidRPr="000C1F93">
        <w:rPr>
          <w:rFonts w:hint="eastAsia"/>
          <w:sz w:val="26"/>
          <w:szCs w:val="26"/>
        </w:rPr>
        <w:t>；</w:t>
      </w:r>
    </w:p>
    <w:p w14:paraId="01B38E3E" w14:textId="77777777"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3</w:t>
      </w:r>
      <w:r w:rsidRPr="000C1F93">
        <w:rPr>
          <w:sz w:val="26"/>
          <w:szCs w:val="26"/>
        </w:rPr>
        <w:t>-9</w:t>
      </w:r>
      <w:r w:rsidRPr="000C1F93">
        <w:rPr>
          <w:rFonts w:hint="eastAsia"/>
          <w:sz w:val="26"/>
          <w:szCs w:val="26"/>
        </w:rPr>
        <w:t>：全排列参考点集</w:t>
      </w:r>
      <w:r w:rsidRPr="000C1F93">
        <w:rPr>
          <w:sz w:val="26"/>
          <w:szCs w:val="26"/>
        </w:rPr>
        <w:object w:dxaOrig="303" w:dyaOrig="364" w14:anchorId="21320F8A">
          <v:shape id="_x0000_i1072" type="#_x0000_t75" style="width:14.95pt;height:17.75pt" o:ole="">
            <v:imagedata r:id="rId98" o:title=""/>
          </v:shape>
          <o:OLEObject Type="Embed" ProgID="Equation.DSMT4" ShapeID="_x0000_i1072" DrawAspect="Content" ObjectID="_1775845802" r:id="rId99"/>
        </w:object>
      </w:r>
      <w:r w:rsidRPr="000C1F93">
        <w:rPr>
          <w:rFonts w:hint="eastAsia"/>
          <w:sz w:val="26"/>
          <w:szCs w:val="26"/>
        </w:rPr>
        <w:t>，计算每一个</w:t>
      </w:r>
      <w:r w:rsidRPr="000C1F93">
        <w:rPr>
          <w:sz w:val="26"/>
          <w:szCs w:val="26"/>
        </w:rPr>
        <w:object w:dxaOrig="440" w:dyaOrig="379" w14:anchorId="188AE000">
          <v:shape id="_x0000_i1073" type="#_x0000_t75" style="width:21.95pt;height:19.15pt" o:ole="">
            <v:imagedata r:id="rId100" o:title=""/>
          </v:shape>
          <o:OLEObject Type="Embed" ProgID="Equation.DSMT4" ShapeID="_x0000_i1073" DrawAspect="Content" ObjectID="_1775845803" r:id="rId101"/>
        </w:object>
      </w:r>
      <w:r w:rsidRPr="000C1F93">
        <w:rPr>
          <w:rFonts w:hint="eastAsia"/>
          <w:sz w:val="26"/>
          <w:szCs w:val="26"/>
        </w:rPr>
        <w:t>、</w:t>
      </w:r>
      <w:r w:rsidRPr="000C1F93">
        <w:rPr>
          <w:sz w:val="26"/>
          <w:szCs w:val="26"/>
        </w:rPr>
        <w:object w:dxaOrig="515" w:dyaOrig="379" w14:anchorId="22C022B0">
          <v:shape id="_x0000_i1074" type="#_x0000_t75" style="width:26.2pt;height:19.15pt" o:ole="">
            <v:imagedata r:id="rId102" o:title=""/>
          </v:shape>
          <o:OLEObject Type="Embed" ProgID="Equation.DSMT4" ShapeID="_x0000_i1074" DrawAspect="Content" ObjectID="_1775845804" r:id="rId103"/>
        </w:object>
      </w:r>
      <w:r w:rsidRPr="000C1F93">
        <w:rPr>
          <w:rFonts w:hint="eastAsia"/>
          <w:sz w:val="26"/>
          <w:szCs w:val="26"/>
        </w:rPr>
        <w:t>全排列时全局</w:t>
      </w:r>
      <w:proofErr w:type="spellStart"/>
      <w:r w:rsidRPr="000C1F93">
        <w:rPr>
          <w:rFonts w:hint="eastAsia"/>
          <w:sz w:val="26"/>
          <w:szCs w:val="26"/>
        </w:rPr>
        <w:t>Dubins</w:t>
      </w:r>
      <w:proofErr w:type="spellEnd"/>
      <w:r w:rsidRPr="000C1F93">
        <w:rPr>
          <w:rFonts w:hint="eastAsia"/>
          <w:sz w:val="26"/>
          <w:szCs w:val="26"/>
        </w:rPr>
        <w:t>航迹长度</w:t>
      </w:r>
      <w:r w:rsidRPr="000C1F93">
        <w:rPr>
          <w:sz w:val="26"/>
          <w:szCs w:val="26"/>
        </w:rPr>
        <w:object w:dxaOrig="440" w:dyaOrig="364" w14:anchorId="3FFF86BD">
          <v:shape id="_x0000_i1075" type="#_x0000_t75" style="width:21.95pt;height:17.75pt" o:ole="">
            <v:imagedata r:id="rId104" o:title=""/>
          </v:shape>
          <o:OLEObject Type="Embed" ProgID="Equation.DSMT4" ShapeID="_x0000_i1075" DrawAspect="Content" ObjectID="_1775845805" r:id="rId105"/>
        </w:object>
      </w:r>
      <w:r w:rsidRPr="000C1F93">
        <w:rPr>
          <w:sz w:val="26"/>
          <w:szCs w:val="26"/>
        </w:rPr>
        <w:t>和</w:t>
      </w:r>
      <w:r w:rsidRPr="000C1F93">
        <w:rPr>
          <w:sz w:val="26"/>
          <w:szCs w:val="26"/>
        </w:rPr>
        <w:object w:dxaOrig="515" w:dyaOrig="379" w14:anchorId="48E0E178">
          <v:shape id="_x0000_i1076" type="#_x0000_t75" style="width:26.2pt;height:19.15pt" o:ole="">
            <v:imagedata r:id="rId106" o:title=""/>
          </v:shape>
          <o:OLEObject Type="Embed" ProgID="Equation.DSMT4" ShapeID="_x0000_i1076" DrawAspect="Content" ObjectID="_1775845806" r:id="rId107"/>
        </w:object>
      </w:r>
      <w:r w:rsidRPr="000C1F93">
        <w:rPr>
          <w:rFonts w:hint="eastAsia"/>
          <w:sz w:val="26"/>
          <w:szCs w:val="26"/>
        </w:rPr>
        <w:t>，比较后进行剪支，更新分支区间，比较公式如下：</w:t>
      </w:r>
    </w:p>
    <w:p w14:paraId="60648E87" w14:textId="77777777" w:rsidR="006B6446" w:rsidRPr="000C1F93" w:rsidRDefault="006B6446" w:rsidP="006B6446">
      <w:pPr>
        <w:snapToGrid w:val="0"/>
        <w:spacing w:line="360" w:lineRule="auto"/>
        <w:ind w:firstLine="480"/>
        <w:jc w:val="center"/>
        <w:rPr>
          <w:sz w:val="26"/>
          <w:szCs w:val="26"/>
        </w:rPr>
      </w:pPr>
      <w:r w:rsidRPr="000C1F93">
        <w:rPr>
          <w:position w:val="-4"/>
          <w:sz w:val="26"/>
          <w:szCs w:val="26"/>
        </w:rPr>
        <w:object w:dxaOrig="4153" w:dyaOrig="803" w14:anchorId="76368624">
          <v:shape id="_x0000_i1077" type="#_x0000_t75" style="width:207.6pt;height:40.2pt" o:ole="">
            <v:imagedata r:id="rId108" o:title=""/>
          </v:shape>
          <o:OLEObject Type="Embed" ProgID="Equation.DSMT4" ShapeID="_x0000_i1077" DrawAspect="Content" ObjectID="_1775845807" r:id="rId109"/>
        </w:object>
      </w:r>
    </w:p>
    <w:p w14:paraId="0CBCBF1E" w14:textId="77777777" w:rsidR="006B6446" w:rsidRPr="000C1F93" w:rsidRDefault="006B6446" w:rsidP="006B6446">
      <w:pPr>
        <w:snapToGrid w:val="0"/>
        <w:spacing w:line="360" w:lineRule="auto"/>
        <w:ind w:firstLineChars="200" w:firstLine="520"/>
        <w:rPr>
          <w:sz w:val="26"/>
          <w:szCs w:val="26"/>
        </w:rPr>
      </w:pPr>
      <w:r w:rsidRPr="000C1F93">
        <w:rPr>
          <w:rFonts w:hint="eastAsia"/>
          <w:sz w:val="26"/>
          <w:szCs w:val="26"/>
        </w:rPr>
        <w:t>步骤</w:t>
      </w:r>
      <w:r w:rsidRPr="000C1F93">
        <w:rPr>
          <w:rFonts w:hint="eastAsia"/>
          <w:sz w:val="26"/>
          <w:szCs w:val="26"/>
        </w:rPr>
        <w:t>3</w:t>
      </w:r>
      <w:r w:rsidRPr="000C1F93">
        <w:rPr>
          <w:sz w:val="26"/>
          <w:szCs w:val="26"/>
        </w:rPr>
        <w:t>-10</w:t>
      </w:r>
      <w:r w:rsidRPr="000C1F93">
        <w:rPr>
          <w:rFonts w:hint="eastAsia"/>
          <w:sz w:val="26"/>
          <w:szCs w:val="26"/>
        </w:rPr>
        <w:t>：回到步骤</w:t>
      </w:r>
      <w:r w:rsidRPr="000C1F93">
        <w:rPr>
          <w:rFonts w:hint="eastAsia"/>
          <w:sz w:val="26"/>
          <w:szCs w:val="26"/>
        </w:rPr>
        <w:t>3</w:t>
      </w:r>
      <w:r w:rsidRPr="000C1F93">
        <w:rPr>
          <w:sz w:val="26"/>
          <w:szCs w:val="26"/>
        </w:rPr>
        <w:t>-2</w:t>
      </w:r>
      <w:r w:rsidRPr="000C1F93">
        <w:rPr>
          <w:rFonts w:hint="eastAsia"/>
          <w:sz w:val="26"/>
          <w:szCs w:val="26"/>
        </w:rPr>
        <w:t>，不断缩小分支区间，直到</w:t>
      </w:r>
      <w:r w:rsidRPr="000C1F93">
        <w:rPr>
          <w:sz w:val="26"/>
          <w:szCs w:val="26"/>
        </w:rPr>
        <w:object w:dxaOrig="606" w:dyaOrig="364" w14:anchorId="24C51335">
          <v:shape id="_x0000_i1078" type="#_x0000_t75" style="width:30.4pt;height:17.75pt" o:ole="">
            <v:imagedata r:id="rId110" o:title=""/>
          </v:shape>
          <o:OLEObject Type="Embed" ProgID="Equation.DSMT4" ShapeID="_x0000_i1078" DrawAspect="Content" ObjectID="_1775845808" r:id="rId111"/>
        </w:object>
      </w:r>
      <w:r w:rsidRPr="000C1F93">
        <w:rPr>
          <w:sz w:val="26"/>
          <w:szCs w:val="26"/>
        </w:rPr>
        <w:t>的</w:t>
      </w:r>
      <w:proofErr w:type="gramStart"/>
      <w:r w:rsidRPr="000C1F93">
        <w:rPr>
          <w:sz w:val="26"/>
          <w:szCs w:val="26"/>
        </w:rPr>
        <w:t>值不</w:t>
      </w:r>
      <w:r w:rsidRPr="000C1F93">
        <w:rPr>
          <w:rFonts w:hint="eastAsia"/>
          <w:sz w:val="26"/>
          <w:szCs w:val="26"/>
        </w:rPr>
        <w:t>再</w:t>
      </w:r>
      <w:proofErr w:type="gramEnd"/>
      <w:r w:rsidRPr="000C1F93">
        <w:rPr>
          <w:sz w:val="26"/>
          <w:szCs w:val="26"/>
        </w:rPr>
        <w:t>发生改变</w:t>
      </w:r>
      <w:r w:rsidRPr="000C1F93">
        <w:rPr>
          <w:rFonts w:hint="eastAsia"/>
          <w:sz w:val="26"/>
          <w:szCs w:val="26"/>
        </w:rPr>
        <w:t>，此时</w:t>
      </w:r>
      <w:r w:rsidRPr="000C1F93">
        <w:rPr>
          <w:sz w:val="26"/>
          <w:szCs w:val="26"/>
        </w:rPr>
        <w:object w:dxaOrig="606" w:dyaOrig="364" w14:anchorId="377EA31C">
          <v:shape id="_x0000_i1079" type="#_x0000_t75" style="width:30.4pt;height:17.75pt" o:ole="">
            <v:imagedata r:id="rId112" o:title=""/>
          </v:shape>
          <o:OLEObject Type="Embed" ProgID="Equation.DSMT4" ShapeID="_x0000_i1079" DrawAspect="Content" ObjectID="_1775845809" r:id="rId113"/>
        </w:object>
      </w:r>
      <w:r w:rsidRPr="000C1F93">
        <w:rPr>
          <w:rFonts w:hint="eastAsia"/>
          <w:sz w:val="26"/>
          <w:szCs w:val="26"/>
        </w:rPr>
        <w:t>所对应坐标点即为目标</w:t>
      </w:r>
      <w:r w:rsidRPr="000C1F93">
        <w:rPr>
          <w:sz w:val="26"/>
          <w:szCs w:val="26"/>
        </w:rPr>
        <w:object w:dxaOrig="227" w:dyaOrig="364" w14:anchorId="10442E42">
          <v:shape id="_x0000_i1080" type="#_x0000_t75" style="width:11.7pt;height:17.75pt" o:ole="">
            <v:imagedata r:id="rId16" o:title=""/>
          </v:shape>
          <o:OLEObject Type="Embed" ProgID="Equation.DSMT4" ShapeID="_x0000_i1080" DrawAspect="Content" ObjectID="_1775845810" r:id="rId114"/>
        </w:object>
      </w:r>
      <w:r w:rsidRPr="000C1F93">
        <w:rPr>
          <w:rFonts w:hint="eastAsia"/>
          <w:sz w:val="26"/>
          <w:szCs w:val="26"/>
        </w:rPr>
        <w:t>可打击区域上使得攻击航迹最优的点</w:t>
      </w:r>
      <w:r w:rsidRPr="000C1F93">
        <w:rPr>
          <w:sz w:val="26"/>
          <w:szCs w:val="26"/>
        </w:rPr>
        <w:object w:dxaOrig="455" w:dyaOrig="364" w14:anchorId="22AF5F96">
          <v:shape id="_x0000_i1081" type="#_x0000_t75" style="width:22.9pt;height:17.75pt" o:ole="">
            <v:imagedata r:id="rId115" o:title=""/>
          </v:shape>
          <o:OLEObject Type="Embed" ProgID="Equation.DSMT4" ShapeID="_x0000_i1081" DrawAspect="Content" ObjectID="_1775845811" r:id="rId116"/>
        </w:object>
      </w:r>
      <w:r w:rsidRPr="000C1F93">
        <w:rPr>
          <w:rFonts w:hint="eastAsia"/>
          <w:sz w:val="26"/>
          <w:szCs w:val="26"/>
        </w:rPr>
        <w:t>，其</w:t>
      </w:r>
      <w:r w:rsidRPr="000C1F93">
        <w:rPr>
          <w:sz w:val="26"/>
          <w:szCs w:val="26"/>
        </w:rPr>
        <w:t>坐标</w:t>
      </w:r>
      <w:r w:rsidRPr="000C1F93">
        <w:rPr>
          <w:rFonts w:hint="eastAsia"/>
          <w:sz w:val="26"/>
          <w:szCs w:val="26"/>
        </w:rPr>
        <w:t>为</w:t>
      </w:r>
      <w:r w:rsidRPr="000C1F93">
        <w:rPr>
          <w:sz w:val="26"/>
          <w:szCs w:val="26"/>
        </w:rPr>
        <w:t>：</w:t>
      </w:r>
    </w:p>
    <w:p w14:paraId="09DE2CD1" w14:textId="06917590" w:rsidR="006B6446" w:rsidRPr="000C1F93" w:rsidRDefault="006B6446" w:rsidP="006B6446">
      <w:pPr>
        <w:snapToGrid w:val="0"/>
        <w:spacing w:line="360" w:lineRule="auto"/>
        <w:ind w:firstLine="480"/>
        <w:jc w:val="center"/>
        <w:rPr>
          <w:rFonts w:eastAsiaTheme="minorEastAsia"/>
          <w:bCs/>
          <w:sz w:val="26"/>
          <w:szCs w:val="26"/>
        </w:rPr>
      </w:pPr>
      <w:r w:rsidRPr="000C1F93">
        <w:rPr>
          <w:position w:val="-4"/>
          <w:sz w:val="26"/>
          <w:szCs w:val="26"/>
        </w:rPr>
        <w:object w:dxaOrig="2941" w:dyaOrig="1122" w14:anchorId="3CF2CD84">
          <v:shape id="_x0000_i1082" type="#_x0000_t75" style="width:147.25pt;height:56.1pt" o:ole="">
            <v:imagedata r:id="rId117" o:title=""/>
          </v:shape>
          <o:OLEObject Type="Embed" ProgID="Equation.DSMT4" ShapeID="_x0000_i1082" DrawAspect="Content" ObjectID="_1775845812" r:id="rId118"/>
        </w:object>
      </w:r>
      <w:r w:rsidRPr="000C1F93">
        <w:rPr>
          <w:rFonts w:hint="eastAsia"/>
          <w:sz w:val="26"/>
          <w:szCs w:val="26"/>
        </w:rPr>
        <w:t>。</w:t>
      </w:r>
    </w:p>
    <w:p w14:paraId="668D3054" w14:textId="6BFB07A8" w:rsidR="0078010B" w:rsidRPr="000C1F93" w:rsidRDefault="008C3182" w:rsidP="0078010B">
      <w:pPr>
        <w:adjustRightInd w:val="0"/>
        <w:snapToGrid w:val="0"/>
        <w:spacing w:line="360" w:lineRule="auto"/>
        <w:ind w:firstLineChars="200" w:firstLine="520"/>
        <w:rPr>
          <w:rFonts w:eastAsiaTheme="minorEastAsia"/>
          <w:bCs/>
          <w:sz w:val="26"/>
          <w:szCs w:val="26"/>
        </w:rPr>
      </w:pPr>
      <w:r w:rsidRPr="000C1F93">
        <w:rPr>
          <w:rFonts w:eastAsiaTheme="minorEastAsia"/>
          <w:bCs/>
          <w:sz w:val="26"/>
          <w:szCs w:val="26"/>
        </w:rPr>
        <w:t>本发明的有益效果</w:t>
      </w:r>
      <w:r w:rsidR="00735377" w:rsidRPr="000C1F93">
        <w:rPr>
          <w:rFonts w:eastAsiaTheme="minorEastAsia"/>
          <w:bCs/>
          <w:sz w:val="26"/>
          <w:szCs w:val="26"/>
        </w:rPr>
        <w:t>如下：</w:t>
      </w:r>
    </w:p>
    <w:p w14:paraId="2D8607EF" w14:textId="281B4615" w:rsidR="00376CE5" w:rsidRPr="000C1F93" w:rsidRDefault="006B6446" w:rsidP="0056350E">
      <w:pPr>
        <w:widowControl/>
        <w:snapToGrid w:val="0"/>
        <w:spacing w:line="360" w:lineRule="auto"/>
        <w:ind w:firstLineChars="200" w:firstLine="520"/>
        <w:rPr>
          <w:sz w:val="26"/>
          <w:szCs w:val="26"/>
        </w:rPr>
      </w:pPr>
      <w:r w:rsidRPr="000C1F93">
        <w:rPr>
          <w:rFonts w:hint="eastAsia"/>
          <w:sz w:val="26"/>
          <w:szCs w:val="26"/>
        </w:rPr>
        <w:t>本发明方法结合分支界定法和枚举法得到无人机多目标全局最优攻击航迹打击点及打击次序，采用</w:t>
      </w:r>
      <w:proofErr w:type="spellStart"/>
      <w:r w:rsidRPr="000C1F93">
        <w:rPr>
          <w:rFonts w:hint="eastAsia"/>
          <w:sz w:val="26"/>
          <w:szCs w:val="26"/>
        </w:rPr>
        <w:t>Dubins</w:t>
      </w:r>
      <w:proofErr w:type="spellEnd"/>
      <w:r w:rsidRPr="000C1F93">
        <w:rPr>
          <w:rFonts w:hint="eastAsia"/>
          <w:sz w:val="26"/>
          <w:szCs w:val="26"/>
        </w:rPr>
        <w:t>曲线依次连接得到全局最优攻击航迹，满足无人机动力学约束的同时尽可能的节省飞行航程，提高无人机执行任务的时效性，为后续的研究以及工程应用提供新的思路。</w:t>
      </w:r>
    </w:p>
    <w:p w14:paraId="2BB7329A" w14:textId="0ABDC6F3" w:rsidR="00E60992" w:rsidRPr="000C1F93" w:rsidRDefault="00C77C49" w:rsidP="00376CE5">
      <w:pPr>
        <w:widowControl/>
        <w:snapToGrid w:val="0"/>
        <w:spacing w:line="360" w:lineRule="auto"/>
        <w:rPr>
          <w:rFonts w:eastAsia="黑体"/>
          <w:sz w:val="26"/>
          <w:szCs w:val="26"/>
        </w:rPr>
      </w:pPr>
      <w:r w:rsidRPr="000C1F93">
        <w:rPr>
          <w:rFonts w:eastAsia="黑体"/>
          <w:sz w:val="26"/>
          <w:szCs w:val="26"/>
        </w:rPr>
        <w:t>附图说明</w:t>
      </w:r>
    </w:p>
    <w:p w14:paraId="0367E02E" w14:textId="43C6213D" w:rsidR="00572BA3" w:rsidRPr="000C1F93" w:rsidRDefault="00572BA3" w:rsidP="00572BA3">
      <w:pPr>
        <w:snapToGrid w:val="0"/>
        <w:spacing w:line="360" w:lineRule="auto"/>
        <w:ind w:firstLineChars="204" w:firstLine="530"/>
        <w:rPr>
          <w:sz w:val="26"/>
          <w:szCs w:val="26"/>
        </w:rPr>
      </w:pPr>
      <w:r w:rsidRPr="000C1F93">
        <w:rPr>
          <w:rFonts w:hint="eastAsia"/>
          <w:sz w:val="26"/>
          <w:szCs w:val="26"/>
        </w:rPr>
        <w:t>图</w:t>
      </w:r>
      <w:r w:rsidRPr="000C1F93">
        <w:rPr>
          <w:rFonts w:hint="eastAsia"/>
          <w:sz w:val="26"/>
          <w:szCs w:val="26"/>
        </w:rPr>
        <w:t xml:space="preserve"> 1</w:t>
      </w:r>
      <w:r w:rsidRPr="000C1F93">
        <w:rPr>
          <w:rFonts w:hint="eastAsia"/>
          <w:sz w:val="26"/>
          <w:szCs w:val="26"/>
        </w:rPr>
        <w:t>本发明无人机攻击示意图。</w:t>
      </w:r>
    </w:p>
    <w:p w14:paraId="430FF27E" w14:textId="22F5EB44" w:rsidR="00572BA3" w:rsidRPr="000C1F93" w:rsidRDefault="00572BA3" w:rsidP="00572BA3">
      <w:pPr>
        <w:snapToGrid w:val="0"/>
        <w:spacing w:line="360" w:lineRule="auto"/>
        <w:ind w:firstLineChars="204" w:firstLine="530"/>
        <w:rPr>
          <w:sz w:val="26"/>
          <w:szCs w:val="26"/>
        </w:rPr>
      </w:pPr>
      <w:r w:rsidRPr="000C1F93">
        <w:rPr>
          <w:rFonts w:hint="eastAsia"/>
          <w:sz w:val="26"/>
          <w:szCs w:val="26"/>
        </w:rPr>
        <w:t>图</w:t>
      </w:r>
      <w:r w:rsidRPr="000C1F93">
        <w:rPr>
          <w:rFonts w:hint="eastAsia"/>
          <w:sz w:val="26"/>
          <w:szCs w:val="26"/>
        </w:rPr>
        <w:t xml:space="preserve"> 2</w:t>
      </w:r>
      <w:r w:rsidRPr="000C1F93">
        <w:rPr>
          <w:rFonts w:hint="eastAsia"/>
          <w:sz w:val="26"/>
          <w:szCs w:val="26"/>
        </w:rPr>
        <w:t>本发明无人机多目标攻击航迹规划示意图</w:t>
      </w:r>
    </w:p>
    <w:p w14:paraId="55D6A4F0" w14:textId="13328E36" w:rsidR="00572BA3" w:rsidRPr="000C1F93" w:rsidRDefault="00572BA3" w:rsidP="00572BA3">
      <w:pPr>
        <w:snapToGrid w:val="0"/>
        <w:spacing w:line="360" w:lineRule="auto"/>
        <w:ind w:firstLineChars="204" w:firstLine="530"/>
        <w:rPr>
          <w:sz w:val="26"/>
          <w:szCs w:val="26"/>
        </w:rPr>
      </w:pPr>
      <w:r w:rsidRPr="000C1F93">
        <w:rPr>
          <w:rFonts w:hint="eastAsia"/>
          <w:sz w:val="26"/>
          <w:szCs w:val="26"/>
        </w:rPr>
        <w:t>图</w:t>
      </w:r>
      <w:r w:rsidRPr="000C1F93">
        <w:rPr>
          <w:rFonts w:hint="eastAsia"/>
          <w:sz w:val="26"/>
          <w:szCs w:val="26"/>
        </w:rPr>
        <w:t xml:space="preserve"> 3</w:t>
      </w:r>
      <w:r w:rsidRPr="000C1F93">
        <w:rPr>
          <w:rFonts w:hint="eastAsia"/>
          <w:sz w:val="26"/>
          <w:szCs w:val="26"/>
        </w:rPr>
        <w:t>本发明满足动力学约束的无人机多目标攻击航迹。</w:t>
      </w:r>
    </w:p>
    <w:p w14:paraId="6D08BDF0" w14:textId="61C2EACF" w:rsidR="00CF4450" w:rsidRPr="000C1F93" w:rsidRDefault="00572BA3" w:rsidP="00572BA3">
      <w:pPr>
        <w:snapToGrid w:val="0"/>
        <w:spacing w:line="360" w:lineRule="auto"/>
        <w:ind w:firstLineChars="204" w:firstLine="530"/>
        <w:rPr>
          <w:sz w:val="26"/>
          <w:szCs w:val="26"/>
        </w:rPr>
      </w:pPr>
      <w:r w:rsidRPr="000C1F93">
        <w:rPr>
          <w:rFonts w:hint="eastAsia"/>
          <w:sz w:val="26"/>
          <w:szCs w:val="26"/>
        </w:rPr>
        <w:t>图</w:t>
      </w:r>
      <w:r w:rsidRPr="000C1F93">
        <w:rPr>
          <w:rFonts w:hint="eastAsia"/>
          <w:sz w:val="26"/>
          <w:szCs w:val="26"/>
        </w:rPr>
        <w:t xml:space="preserve"> 4</w:t>
      </w:r>
      <w:r w:rsidRPr="000C1F93">
        <w:rPr>
          <w:rFonts w:hint="eastAsia"/>
          <w:sz w:val="26"/>
          <w:szCs w:val="26"/>
        </w:rPr>
        <w:t>本发明方法流程图</w:t>
      </w:r>
      <w:r w:rsidR="00CF4450" w:rsidRPr="000C1F93">
        <w:rPr>
          <w:sz w:val="26"/>
          <w:szCs w:val="26"/>
        </w:rPr>
        <w:t>。</w:t>
      </w:r>
    </w:p>
    <w:p w14:paraId="5E7AFDC5" w14:textId="66DEAA57" w:rsidR="005F7062" w:rsidRPr="000C1F93" w:rsidRDefault="005F7062" w:rsidP="00FF6BC0">
      <w:pPr>
        <w:snapToGrid w:val="0"/>
        <w:spacing w:line="360" w:lineRule="auto"/>
        <w:rPr>
          <w:rFonts w:eastAsia="黑体"/>
          <w:sz w:val="26"/>
          <w:szCs w:val="26"/>
        </w:rPr>
      </w:pPr>
      <w:r w:rsidRPr="000C1F93">
        <w:rPr>
          <w:rFonts w:eastAsia="黑体"/>
          <w:sz w:val="26"/>
          <w:szCs w:val="26"/>
        </w:rPr>
        <w:t>具体实施方式</w:t>
      </w:r>
    </w:p>
    <w:p w14:paraId="306C4ABA" w14:textId="77777777" w:rsidR="00B40C2E" w:rsidRPr="000C1F93" w:rsidRDefault="005F7062" w:rsidP="00B40C2E">
      <w:pPr>
        <w:snapToGrid w:val="0"/>
        <w:spacing w:line="360" w:lineRule="auto"/>
        <w:ind w:firstLineChars="200" w:firstLine="520"/>
        <w:rPr>
          <w:rFonts w:eastAsiaTheme="minorEastAsia"/>
          <w:bCs/>
          <w:sz w:val="26"/>
          <w:szCs w:val="26"/>
        </w:rPr>
      </w:pPr>
      <w:r w:rsidRPr="000C1F93">
        <w:rPr>
          <w:rFonts w:eastAsiaTheme="minorEastAsia"/>
          <w:bCs/>
          <w:sz w:val="26"/>
          <w:szCs w:val="26"/>
        </w:rPr>
        <w:t>下面结合附图和实施例对本发明进一步说明。</w:t>
      </w:r>
    </w:p>
    <w:p w14:paraId="01FE9C7A" w14:textId="42EDD2F2" w:rsidR="00572BA3" w:rsidRPr="000C1F93" w:rsidRDefault="008D6CC6" w:rsidP="00572BA3">
      <w:pPr>
        <w:snapToGrid w:val="0"/>
        <w:spacing w:line="360" w:lineRule="auto"/>
        <w:ind w:firstLineChars="200" w:firstLine="520"/>
        <w:rPr>
          <w:sz w:val="26"/>
          <w:szCs w:val="26"/>
        </w:rPr>
      </w:pPr>
      <w:r w:rsidRPr="000C1F93">
        <w:rPr>
          <w:rFonts w:hint="eastAsia"/>
          <w:sz w:val="26"/>
          <w:szCs w:val="26"/>
        </w:rPr>
        <w:t>针对无人机多目标攻击航迹规划问题，考虑目标威胁半径、无人机射程、飞行高度、转弯半径计算可攻击区域。</w:t>
      </w:r>
      <w:r w:rsidR="00572BA3" w:rsidRPr="000C1F93">
        <w:rPr>
          <w:rFonts w:hint="eastAsia"/>
          <w:sz w:val="26"/>
          <w:szCs w:val="26"/>
        </w:rPr>
        <w:t>本发明提供了一种基于分支定界</w:t>
      </w:r>
      <w:r w:rsidR="00572BA3" w:rsidRPr="000C1F93">
        <w:rPr>
          <w:rFonts w:hint="eastAsia"/>
          <w:sz w:val="26"/>
          <w:szCs w:val="26"/>
        </w:rPr>
        <w:t>-</w:t>
      </w:r>
      <w:r w:rsidR="00572BA3" w:rsidRPr="000C1F93">
        <w:rPr>
          <w:rFonts w:hint="eastAsia"/>
          <w:sz w:val="26"/>
          <w:szCs w:val="26"/>
        </w:rPr>
        <w:t>枚举组合法的无人机多目标攻击航迹规划求解方法，该方法考虑无人机真实作战场景，结合分支定界法和</w:t>
      </w:r>
      <w:r w:rsidR="00572BA3" w:rsidRPr="000C1F93">
        <w:rPr>
          <w:rFonts w:hint="eastAsia"/>
          <w:sz w:val="26"/>
          <w:szCs w:val="26"/>
        </w:rPr>
        <w:lastRenderedPageBreak/>
        <w:t>枚举法有效解决无人机连续打击多个目标时的全局攻击航迹规划问题。考虑无人机的转弯半径以及弹药投射距离，设计一种</w:t>
      </w:r>
      <w:r w:rsidR="00C47DC6" w:rsidRPr="000C1F93">
        <w:rPr>
          <w:rFonts w:hint="eastAsia"/>
          <w:sz w:val="26"/>
          <w:szCs w:val="26"/>
        </w:rPr>
        <w:t>基于</w:t>
      </w:r>
      <w:r w:rsidR="00C47DC6" w:rsidRPr="000C1F93">
        <w:rPr>
          <w:rFonts w:hint="eastAsia"/>
          <w:sz w:val="26"/>
          <w:szCs w:val="26"/>
        </w:rPr>
        <w:t>BAB-</w:t>
      </w:r>
      <w:r w:rsidR="00C47DC6" w:rsidRPr="000C1F93">
        <w:rPr>
          <w:rFonts w:hint="eastAsia"/>
          <w:sz w:val="26"/>
          <w:szCs w:val="26"/>
        </w:rPr>
        <w:t>枚举组合法的无人机多目标攻击航迹规划求解方法</w:t>
      </w:r>
      <w:r w:rsidR="00572BA3" w:rsidRPr="000C1F93">
        <w:rPr>
          <w:rFonts w:hint="eastAsia"/>
          <w:sz w:val="26"/>
          <w:szCs w:val="26"/>
        </w:rPr>
        <w:t>。</w:t>
      </w:r>
    </w:p>
    <w:p w14:paraId="1C8E6280" w14:textId="51231283" w:rsidR="00572BA3" w:rsidRPr="000C1F93" w:rsidRDefault="008D6CC6" w:rsidP="008D6CC6">
      <w:pPr>
        <w:snapToGrid w:val="0"/>
        <w:spacing w:line="360" w:lineRule="auto"/>
        <w:ind w:firstLineChars="200" w:firstLine="520"/>
        <w:rPr>
          <w:rFonts w:eastAsiaTheme="minorEastAsia"/>
          <w:bCs/>
          <w:sz w:val="26"/>
          <w:szCs w:val="26"/>
        </w:rPr>
      </w:pPr>
      <w:r w:rsidRPr="000C1F93">
        <w:rPr>
          <w:rFonts w:hint="eastAsia"/>
          <w:sz w:val="26"/>
          <w:szCs w:val="26"/>
        </w:rPr>
        <w:t>本发明</w:t>
      </w:r>
      <w:r w:rsidR="00572BA3" w:rsidRPr="000C1F93">
        <w:rPr>
          <w:rFonts w:hint="eastAsia"/>
          <w:sz w:val="26"/>
          <w:szCs w:val="26"/>
        </w:rPr>
        <w:t>方法根据无人机飞行高度</w:t>
      </w:r>
      <w:r w:rsidRPr="000C1F93">
        <w:rPr>
          <w:rFonts w:hint="eastAsia"/>
          <w:sz w:val="26"/>
          <w:szCs w:val="26"/>
        </w:rPr>
        <w:t>、</w:t>
      </w:r>
      <w:r w:rsidR="00572BA3" w:rsidRPr="000C1F93">
        <w:rPr>
          <w:rFonts w:hint="eastAsia"/>
          <w:sz w:val="26"/>
          <w:szCs w:val="26"/>
        </w:rPr>
        <w:t>目标防御半径以及无人机最大射程在保证无人机自身安全性的前提下，计算出目标可打击范围，假设处于可打击范围的无人机一定能击中目标。连续打击多个目标的全局最优航迹需要计算连接多个目标可打击范围边界上使得航迹最短的打击点。每个打击点的确定采用分支界定法，连续打击多目标数量较小采用枚举法确定打击次序。为了满足无人机最小飞行半径约束，通过</w:t>
      </w:r>
      <w:proofErr w:type="spellStart"/>
      <w:r w:rsidR="00572BA3" w:rsidRPr="000C1F93">
        <w:rPr>
          <w:rFonts w:hint="eastAsia"/>
          <w:sz w:val="26"/>
          <w:szCs w:val="26"/>
        </w:rPr>
        <w:t>Dubins</w:t>
      </w:r>
      <w:proofErr w:type="spellEnd"/>
      <w:r w:rsidR="00572BA3" w:rsidRPr="000C1F93">
        <w:rPr>
          <w:rFonts w:hint="eastAsia"/>
          <w:sz w:val="26"/>
          <w:szCs w:val="26"/>
        </w:rPr>
        <w:t>曲线来连接各可打击范围对应的打击点。</w:t>
      </w:r>
    </w:p>
    <w:p w14:paraId="7A99C2B1" w14:textId="77777777" w:rsidR="00572BA3" w:rsidRPr="000C1F93" w:rsidRDefault="00572BA3" w:rsidP="008D6CC6">
      <w:pPr>
        <w:snapToGrid w:val="0"/>
        <w:spacing w:line="360" w:lineRule="auto"/>
        <w:ind w:firstLineChars="200" w:firstLine="520"/>
        <w:rPr>
          <w:sz w:val="26"/>
          <w:szCs w:val="26"/>
        </w:rPr>
      </w:pPr>
      <w:r w:rsidRPr="000C1F93">
        <w:rPr>
          <w:rFonts w:hint="eastAsia"/>
          <w:sz w:val="26"/>
          <w:szCs w:val="26"/>
        </w:rPr>
        <w:t>具体应用步骤如下：</w:t>
      </w:r>
    </w:p>
    <w:p w14:paraId="77CEF7F5" w14:textId="77777777" w:rsidR="00572BA3" w:rsidRPr="000C1F93" w:rsidRDefault="00572BA3" w:rsidP="008D6CC6">
      <w:pPr>
        <w:snapToGrid w:val="0"/>
        <w:spacing w:line="360" w:lineRule="auto"/>
        <w:ind w:firstLineChars="200" w:firstLine="520"/>
        <w:rPr>
          <w:del w:id="5" w:author="郭 行" w:date="2024-01-28T15:31:00Z"/>
          <w:sz w:val="26"/>
          <w:szCs w:val="26"/>
        </w:rPr>
      </w:pPr>
      <w:r w:rsidRPr="000C1F93">
        <w:rPr>
          <w:rFonts w:hint="eastAsia"/>
          <w:sz w:val="26"/>
          <w:szCs w:val="26"/>
        </w:rPr>
        <w:t>准备工作：</w:t>
      </w:r>
    </w:p>
    <w:p w14:paraId="5A0B755A" w14:textId="6B40B712" w:rsidR="00572BA3" w:rsidRPr="000C1F93" w:rsidRDefault="00572BA3" w:rsidP="008D6CC6">
      <w:pPr>
        <w:snapToGrid w:val="0"/>
        <w:spacing w:line="360" w:lineRule="auto"/>
        <w:ind w:firstLineChars="200" w:firstLine="520"/>
        <w:rPr>
          <w:sz w:val="26"/>
          <w:szCs w:val="26"/>
        </w:rPr>
      </w:pPr>
      <w:r w:rsidRPr="000C1F93">
        <w:rPr>
          <w:rFonts w:hint="eastAsia"/>
          <w:sz w:val="26"/>
          <w:szCs w:val="26"/>
        </w:rPr>
        <w:t>无人机属性包括最小转弯半径</w:t>
      </w:r>
      <w:bookmarkStart w:id="6" w:name="MTBlankEqn"/>
      <w:r w:rsidRPr="000C1F93">
        <w:rPr>
          <w:sz w:val="26"/>
          <w:szCs w:val="26"/>
        </w:rPr>
        <w:object w:dxaOrig="243" w:dyaOrig="258" w14:anchorId="0DB2AE89">
          <v:shape id="_x0000_i1083" type="#_x0000_t75" style="width:12.15pt;height:13.1pt" o:ole="">
            <v:imagedata r:id="rId119" o:title=""/>
          </v:shape>
          <o:OLEObject Type="Embed" ProgID="Equation.DSMT4" ShapeID="_x0000_i1083" DrawAspect="Content" ObjectID="_1775845813" r:id="rId120"/>
        </w:object>
      </w:r>
      <w:bookmarkEnd w:id="6"/>
      <w:r w:rsidRPr="000C1F93">
        <w:rPr>
          <w:rFonts w:hint="eastAsia"/>
          <w:sz w:val="26"/>
          <w:szCs w:val="26"/>
        </w:rPr>
        <w:t>、武器最大射程</w:t>
      </w:r>
      <w:r w:rsidRPr="000C1F93">
        <w:rPr>
          <w:sz w:val="26"/>
          <w:szCs w:val="26"/>
        </w:rPr>
        <w:object w:dxaOrig="455" w:dyaOrig="364" w14:anchorId="1ADE730C">
          <v:shape id="_x0000_i1084" type="#_x0000_t75" style="width:22.9pt;height:17.75pt" o:ole="">
            <v:imagedata r:id="rId121" o:title=""/>
          </v:shape>
          <o:OLEObject Type="Embed" ProgID="Equation.DSMT4" ShapeID="_x0000_i1084" DrawAspect="Content" ObjectID="_1775845814" r:id="rId122"/>
        </w:object>
      </w:r>
      <w:r w:rsidRPr="000C1F93">
        <w:rPr>
          <w:rFonts w:hint="eastAsia"/>
          <w:sz w:val="26"/>
          <w:szCs w:val="26"/>
        </w:rPr>
        <w:t>、飞行航程</w:t>
      </w:r>
      <w:r w:rsidRPr="000C1F93">
        <w:rPr>
          <w:sz w:val="26"/>
          <w:szCs w:val="26"/>
        </w:rPr>
        <w:object w:dxaOrig="227" w:dyaOrig="258" w14:anchorId="62F04C74">
          <v:shape id="_x0000_i1085" type="#_x0000_t75" style="width:11.7pt;height:13.1pt" o:ole="">
            <v:imagedata r:id="rId123" o:title=""/>
          </v:shape>
          <o:OLEObject Type="Embed" ProgID="Equation.DSMT4" ShapeID="_x0000_i1085" DrawAspect="Content" ObjectID="_1775845815" r:id="rId124"/>
        </w:object>
      </w:r>
      <w:r w:rsidRPr="000C1F93">
        <w:rPr>
          <w:rFonts w:hint="eastAsia"/>
          <w:sz w:val="26"/>
          <w:szCs w:val="26"/>
        </w:rPr>
        <w:t>，假设无人机的飞行高度</w:t>
      </w:r>
      <w:r w:rsidRPr="000C1F93">
        <w:rPr>
          <w:sz w:val="26"/>
          <w:szCs w:val="26"/>
        </w:rPr>
        <w:object w:dxaOrig="273" w:dyaOrig="258" w14:anchorId="37B1E7B7">
          <v:shape id="_x0000_i1086" type="#_x0000_t75" style="width:13.55pt;height:13.1pt" o:ole="">
            <v:imagedata r:id="rId125" o:title=""/>
          </v:shape>
          <o:OLEObject Type="Embed" ProgID="Equation.DSMT4" ShapeID="_x0000_i1086" DrawAspect="Content" ObjectID="_1775845816" r:id="rId126"/>
        </w:object>
      </w:r>
      <w:r w:rsidRPr="000C1F93">
        <w:rPr>
          <w:rFonts w:hint="eastAsia"/>
          <w:sz w:val="26"/>
          <w:szCs w:val="26"/>
        </w:rPr>
        <w:t>始终保持不变。目标属性包括</w:t>
      </w:r>
      <w:proofErr w:type="gramStart"/>
      <w:r w:rsidRPr="000C1F93">
        <w:rPr>
          <w:rFonts w:hint="eastAsia"/>
          <w:sz w:val="26"/>
          <w:szCs w:val="26"/>
        </w:rPr>
        <w:t>待打击</w:t>
      </w:r>
      <w:proofErr w:type="gramEnd"/>
      <w:r w:rsidRPr="000C1F93">
        <w:rPr>
          <w:rFonts w:hint="eastAsia"/>
          <w:sz w:val="26"/>
          <w:szCs w:val="26"/>
        </w:rPr>
        <w:t>目标集</w:t>
      </w:r>
      <w:r w:rsidRPr="000C1F93">
        <w:rPr>
          <w:sz w:val="26"/>
          <w:szCs w:val="26"/>
        </w:rPr>
        <w:object w:dxaOrig="1986" w:dyaOrig="364" w14:anchorId="3F132EB3">
          <v:shape id="_x0000_i1087" type="#_x0000_t75" style="width:99.6pt;height:17.75pt" o:ole="">
            <v:imagedata r:id="rId127" o:title=""/>
          </v:shape>
          <o:OLEObject Type="Embed" ProgID="Equation.DSMT4" ShapeID="_x0000_i1087" DrawAspect="Content" ObjectID="_1775845817" r:id="rId128"/>
        </w:object>
      </w:r>
      <w:r w:rsidRPr="000C1F93">
        <w:rPr>
          <w:rFonts w:hint="eastAsia"/>
          <w:sz w:val="26"/>
          <w:szCs w:val="26"/>
        </w:rPr>
        <w:t>，</w:t>
      </w:r>
      <w:r w:rsidRPr="000C1F93">
        <w:rPr>
          <w:sz w:val="26"/>
          <w:szCs w:val="26"/>
        </w:rPr>
        <w:object w:dxaOrig="197" w:dyaOrig="227" w14:anchorId="5DF34CFC">
          <v:shape id="_x0000_i1088" type="#_x0000_t75" style="width:9.8pt;height:11.7pt" o:ole="">
            <v:imagedata r:id="rId10" o:title=""/>
          </v:shape>
          <o:OLEObject Type="Embed" ProgID="Equation.DSMT4" ShapeID="_x0000_i1088" DrawAspect="Content" ObjectID="_1775845818" r:id="rId129"/>
        </w:object>
      </w:r>
      <w:r w:rsidRPr="000C1F93">
        <w:rPr>
          <w:rFonts w:hint="eastAsia"/>
          <w:sz w:val="26"/>
          <w:szCs w:val="26"/>
        </w:rPr>
        <w:t>为</w:t>
      </w:r>
      <w:bookmarkStart w:id="7" w:name="_Hlk163753263"/>
      <w:r w:rsidRPr="000C1F93">
        <w:rPr>
          <w:rFonts w:hint="eastAsia"/>
          <w:sz w:val="26"/>
          <w:szCs w:val="26"/>
        </w:rPr>
        <w:t>目标总数</w:t>
      </w:r>
      <w:bookmarkEnd w:id="7"/>
      <w:r w:rsidRPr="000C1F93">
        <w:rPr>
          <w:rFonts w:hint="eastAsia"/>
          <w:sz w:val="26"/>
          <w:szCs w:val="26"/>
        </w:rPr>
        <w:t>，</w:t>
      </w:r>
      <w:r w:rsidRPr="000C1F93">
        <w:rPr>
          <w:sz w:val="26"/>
          <w:szCs w:val="26"/>
        </w:rPr>
        <w:object w:dxaOrig="227" w:dyaOrig="364" w14:anchorId="59DD5615">
          <v:shape id="_x0000_i1089" type="#_x0000_t75" style="width:11.7pt;height:17.75pt" o:ole="">
            <v:imagedata r:id="rId34" o:title=""/>
          </v:shape>
          <o:OLEObject Type="Embed" ProgID="Equation.DSMT4" ShapeID="_x0000_i1089" DrawAspect="Content" ObjectID="_1775845819" r:id="rId130"/>
        </w:object>
      </w:r>
      <w:r w:rsidRPr="000C1F93">
        <w:rPr>
          <w:rFonts w:hint="eastAsia"/>
          <w:sz w:val="26"/>
          <w:szCs w:val="26"/>
        </w:rPr>
        <w:t>表示每一个</w:t>
      </w:r>
      <w:proofErr w:type="gramStart"/>
      <w:r w:rsidRPr="000C1F93">
        <w:rPr>
          <w:rFonts w:hint="eastAsia"/>
          <w:sz w:val="26"/>
          <w:szCs w:val="26"/>
        </w:rPr>
        <w:t>待打击</w:t>
      </w:r>
      <w:proofErr w:type="gramEnd"/>
      <w:r w:rsidRPr="000C1F93">
        <w:rPr>
          <w:rFonts w:hint="eastAsia"/>
          <w:sz w:val="26"/>
          <w:szCs w:val="26"/>
        </w:rPr>
        <w:t>目标</w:t>
      </w:r>
      <w:r w:rsidR="008D6CC6" w:rsidRPr="000C1F93">
        <w:rPr>
          <w:rFonts w:hint="eastAsia"/>
          <w:sz w:val="26"/>
          <w:szCs w:val="26"/>
        </w:rPr>
        <w:t>；</w:t>
      </w:r>
      <w:r w:rsidRPr="000C1F93">
        <w:rPr>
          <w:sz w:val="26"/>
          <w:szCs w:val="26"/>
        </w:rPr>
        <w:object w:dxaOrig="1667" w:dyaOrig="364" w14:anchorId="1B3C4B1C">
          <v:shape id="_x0000_i1090" type="#_x0000_t75" style="width:83.7pt;height:17.75pt" o:ole="">
            <v:imagedata r:id="rId131" o:title=""/>
          </v:shape>
          <o:OLEObject Type="Embed" ProgID="Equation.DSMT4" ShapeID="_x0000_i1090" DrawAspect="Content" ObjectID="_1775845820" r:id="rId132"/>
        </w:object>
      </w:r>
      <w:r w:rsidRPr="000C1F93">
        <w:rPr>
          <w:rFonts w:hint="eastAsia"/>
          <w:sz w:val="26"/>
          <w:szCs w:val="26"/>
        </w:rPr>
        <w:t>，其中目标位置坐标</w:t>
      </w:r>
      <w:r w:rsidRPr="000C1F93">
        <w:rPr>
          <w:sz w:val="26"/>
          <w:szCs w:val="26"/>
        </w:rPr>
        <w:object w:dxaOrig="758" w:dyaOrig="364" w14:anchorId="731A1EBA">
          <v:shape id="_x0000_i1091" type="#_x0000_t75" style="width:37.85pt;height:17.75pt" o:ole="">
            <v:imagedata r:id="rId133" o:title=""/>
          </v:shape>
          <o:OLEObject Type="Embed" ProgID="Equation.DSMT4" ShapeID="_x0000_i1091" DrawAspect="Content" ObjectID="_1775845821" r:id="rId134"/>
        </w:object>
      </w:r>
      <w:r w:rsidRPr="000C1F93">
        <w:rPr>
          <w:rFonts w:hint="eastAsia"/>
          <w:sz w:val="26"/>
          <w:szCs w:val="26"/>
        </w:rPr>
        <w:t>，</w:t>
      </w:r>
      <w:r w:rsidRPr="000C1F93">
        <w:rPr>
          <w:sz w:val="26"/>
          <w:szCs w:val="26"/>
        </w:rPr>
        <w:object w:dxaOrig="440" w:dyaOrig="364" w14:anchorId="4C19B031">
          <v:shape id="_x0000_i1092" type="#_x0000_t75" style="width:21.95pt;height:17.75pt" o:ole="">
            <v:imagedata r:id="rId135" o:title=""/>
          </v:shape>
          <o:OLEObject Type="Embed" ProgID="Equation.DSMT4" ShapeID="_x0000_i1092" DrawAspect="Content" ObjectID="_1775845822" r:id="rId136"/>
        </w:object>
      </w:r>
      <w:r w:rsidRPr="000C1F93">
        <w:rPr>
          <w:rFonts w:hint="eastAsia"/>
          <w:sz w:val="26"/>
          <w:szCs w:val="26"/>
        </w:rPr>
        <w:t>为目标最大威胁半径。</w:t>
      </w:r>
    </w:p>
    <w:p w14:paraId="69F7EA5A" w14:textId="77777777" w:rsidR="008D6CC6" w:rsidRPr="000C1F93" w:rsidRDefault="00572BA3" w:rsidP="008D6CC6">
      <w:pPr>
        <w:snapToGrid w:val="0"/>
        <w:spacing w:line="360" w:lineRule="auto"/>
        <w:ind w:firstLineChars="200" w:firstLine="520"/>
        <w:rPr>
          <w:sz w:val="26"/>
          <w:szCs w:val="26"/>
        </w:rPr>
      </w:pPr>
      <w:r w:rsidRPr="000C1F93">
        <w:rPr>
          <w:rFonts w:hint="eastAsia"/>
          <w:sz w:val="26"/>
          <w:szCs w:val="26"/>
        </w:rPr>
        <w:t>参见</w:t>
      </w:r>
      <w:r w:rsidRPr="000C1F93">
        <w:rPr>
          <w:sz w:val="26"/>
          <w:szCs w:val="26"/>
        </w:rPr>
        <w:fldChar w:fldCharType="begin"/>
      </w:r>
      <w:r w:rsidRPr="000C1F93">
        <w:rPr>
          <w:sz w:val="26"/>
          <w:szCs w:val="26"/>
        </w:rPr>
        <w:instrText xml:space="preserve"> </w:instrText>
      </w:r>
      <w:r w:rsidRPr="000C1F93">
        <w:rPr>
          <w:rFonts w:hint="eastAsia"/>
          <w:sz w:val="26"/>
          <w:szCs w:val="26"/>
        </w:rPr>
        <w:instrText>REF _Ref156415105 \h</w:instrText>
      </w:r>
      <w:r w:rsidRPr="000C1F93">
        <w:rPr>
          <w:sz w:val="26"/>
          <w:szCs w:val="26"/>
        </w:rPr>
        <w:instrText xml:space="preserve">  \* MERGEFORMAT </w:instrText>
      </w:r>
      <w:r w:rsidRPr="000C1F93">
        <w:rPr>
          <w:sz w:val="26"/>
          <w:szCs w:val="26"/>
        </w:rPr>
      </w:r>
      <w:r w:rsidRPr="000C1F93">
        <w:rPr>
          <w:sz w:val="26"/>
          <w:szCs w:val="26"/>
        </w:rPr>
        <w:fldChar w:fldCharType="separate"/>
      </w:r>
      <w:r w:rsidRPr="000C1F93">
        <w:rPr>
          <w:rFonts w:hint="eastAsia"/>
          <w:sz w:val="26"/>
          <w:szCs w:val="26"/>
        </w:rPr>
        <w:t>图</w:t>
      </w:r>
      <w:r w:rsidRPr="000C1F93">
        <w:rPr>
          <w:rFonts w:hint="eastAsia"/>
          <w:sz w:val="26"/>
          <w:szCs w:val="26"/>
        </w:rPr>
        <w:t xml:space="preserve"> </w:t>
      </w:r>
      <w:r w:rsidRPr="000C1F93">
        <w:rPr>
          <w:sz w:val="26"/>
          <w:szCs w:val="26"/>
        </w:rPr>
        <w:t>1</w:t>
      </w:r>
      <w:r w:rsidRPr="000C1F93">
        <w:rPr>
          <w:sz w:val="26"/>
          <w:szCs w:val="26"/>
        </w:rPr>
        <w:fldChar w:fldCharType="end"/>
      </w:r>
      <w:r w:rsidRPr="000C1F93">
        <w:rPr>
          <w:rFonts w:hint="eastAsia"/>
          <w:sz w:val="26"/>
          <w:szCs w:val="26"/>
        </w:rPr>
        <w:t>、</w:t>
      </w:r>
      <w:r w:rsidRPr="000C1F93">
        <w:rPr>
          <w:sz w:val="26"/>
          <w:szCs w:val="26"/>
        </w:rPr>
        <w:fldChar w:fldCharType="begin"/>
      </w:r>
      <w:r w:rsidRPr="000C1F93">
        <w:rPr>
          <w:sz w:val="26"/>
          <w:szCs w:val="26"/>
        </w:rPr>
        <w:instrText xml:space="preserve"> </w:instrText>
      </w:r>
      <w:r w:rsidRPr="000C1F93">
        <w:rPr>
          <w:rFonts w:hint="eastAsia"/>
          <w:sz w:val="26"/>
          <w:szCs w:val="26"/>
        </w:rPr>
        <w:instrText>REF _Ref156415105 \h</w:instrText>
      </w:r>
      <w:r w:rsidRPr="000C1F93">
        <w:rPr>
          <w:sz w:val="26"/>
          <w:szCs w:val="26"/>
        </w:rPr>
        <w:instrText xml:space="preserve">  \* MERGEFORMAT </w:instrText>
      </w:r>
      <w:r w:rsidRPr="000C1F93">
        <w:rPr>
          <w:sz w:val="26"/>
          <w:szCs w:val="26"/>
        </w:rPr>
      </w:r>
      <w:r w:rsidRPr="000C1F93">
        <w:rPr>
          <w:sz w:val="26"/>
          <w:szCs w:val="26"/>
        </w:rPr>
        <w:fldChar w:fldCharType="separate"/>
      </w:r>
      <w:r w:rsidRPr="000C1F93">
        <w:rPr>
          <w:rFonts w:hint="eastAsia"/>
          <w:sz w:val="26"/>
          <w:szCs w:val="26"/>
        </w:rPr>
        <w:t>图</w:t>
      </w:r>
      <w:r w:rsidRPr="000C1F93">
        <w:rPr>
          <w:rFonts w:hint="eastAsia"/>
          <w:sz w:val="26"/>
          <w:szCs w:val="26"/>
        </w:rPr>
        <w:t xml:space="preserve"> </w:t>
      </w:r>
      <w:r w:rsidRPr="000C1F93">
        <w:rPr>
          <w:sz w:val="26"/>
          <w:szCs w:val="26"/>
        </w:rPr>
        <w:t>2</w:t>
      </w:r>
      <w:r w:rsidRPr="000C1F93">
        <w:rPr>
          <w:sz w:val="26"/>
          <w:szCs w:val="26"/>
        </w:rPr>
        <w:fldChar w:fldCharType="end"/>
      </w:r>
      <w:r w:rsidRPr="000C1F93">
        <w:rPr>
          <w:rFonts w:hint="eastAsia"/>
          <w:sz w:val="26"/>
          <w:szCs w:val="26"/>
        </w:rPr>
        <w:t>，无人机连续打击多个目标时，首先根据无人机飞行高度，目标防御半径以及无人机射程计算出目标可打击范围，假设处于可打击范围的无人机一定能击中目标。然后结合分支定界法计算连接多个目标可打击范围边界上使得航迹最短的打击点，枚举得到打击点的打击次序。最后为了满足无人机最小飞行半径约束，用</w:t>
      </w:r>
      <w:proofErr w:type="spellStart"/>
      <w:r w:rsidRPr="000C1F93">
        <w:rPr>
          <w:rFonts w:hint="eastAsia"/>
          <w:sz w:val="26"/>
          <w:szCs w:val="26"/>
        </w:rPr>
        <w:t>Dubins</w:t>
      </w:r>
      <w:proofErr w:type="spellEnd"/>
      <w:r w:rsidRPr="000C1F93">
        <w:rPr>
          <w:rFonts w:hint="eastAsia"/>
          <w:sz w:val="26"/>
          <w:szCs w:val="26"/>
        </w:rPr>
        <w:t>曲线来连接</w:t>
      </w:r>
      <w:proofErr w:type="gramStart"/>
      <w:r w:rsidRPr="000C1F93">
        <w:rPr>
          <w:rFonts w:hint="eastAsia"/>
          <w:sz w:val="26"/>
          <w:szCs w:val="26"/>
        </w:rPr>
        <w:t>各打击</w:t>
      </w:r>
      <w:proofErr w:type="gramEnd"/>
      <w:r w:rsidRPr="000C1F93">
        <w:rPr>
          <w:rFonts w:hint="eastAsia"/>
          <w:sz w:val="26"/>
          <w:szCs w:val="26"/>
        </w:rPr>
        <w:t>点，求得全局最优攻击航迹。</w:t>
      </w:r>
    </w:p>
    <w:p w14:paraId="41FC59D2" w14:textId="4893D24F" w:rsidR="00572BA3" w:rsidRPr="000C1F93" w:rsidRDefault="00572BA3" w:rsidP="008D6CC6">
      <w:pPr>
        <w:snapToGrid w:val="0"/>
        <w:spacing w:line="360" w:lineRule="auto"/>
        <w:ind w:firstLineChars="200" w:firstLine="520"/>
        <w:rPr>
          <w:sz w:val="26"/>
          <w:szCs w:val="26"/>
        </w:rPr>
      </w:pPr>
      <w:r w:rsidRPr="000C1F93">
        <w:rPr>
          <w:rFonts w:hint="eastAsia"/>
          <w:sz w:val="26"/>
          <w:szCs w:val="26"/>
        </w:rPr>
        <w:t>该航迹规划方法包括以下步骤：</w:t>
      </w:r>
    </w:p>
    <w:p w14:paraId="090EAC01"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1</w:t>
      </w:r>
      <w:r w:rsidRPr="000C1F93">
        <w:rPr>
          <w:rFonts w:hint="eastAsia"/>
          <w:sz w:val="26"/>
          <w:szCs w:val="26"/>
        </w:rPr>
        <w:t>：根据无人机飞行航程约束，建立航迹规划模型。</w:t>
      </w:r>
    </w:p>
    <w:p w14:paraId="1A3905AE"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1</w:t>
      </w:r>
      <w:r w:rsidRPr="000C1F93">
        <w:rPr>
          <w:rFonts w:hint="eastAsia"/>
          <w:sz w:val="26"/>
          <w:szCs w:val="26"/>
        </w:rPr>
        <w:t>.</w:t>
      </w:r>
      <w:r w:rsidRPr="000C1F93">
        <w:rPr>
          <w:sz w:val="26"/>
          <w:szCs w:val="26"/>
        </w:rPr>
        <w:t>1</w:t>
      </w:r>
      <w:r w:rsidRPr="000C1F93">
        <w:rPr>
          <w:rFonts w:hint="eastAsia"/>
          <w:sz w:val="26"/>
          <w:szCs w:val="26"/>
        </w:rPr>
        <w:t>：</w:t>
      </w:r>
      <w:proofErr w:type="gramStart"/>
      <w:r w:rsidRPr="000C1F93">
        <w:rPr>
          <w:rFonts w:hint="eastAsia"/>
          <w:sz w:val="26"/>
          <w:szCs w:val="26"/>
        </w:rPr>
        <w:t>目标点集</w:t>
      </w:r>
      <w:proofErr w:type="gramEnd"/>
      <w:r w:rsidRPr="000C1F93">
        <w:rPr>
          <w:sz w:val="26"/>
          <w:szCs w:val="26"/>
        </w:rPr>
        <w:object w:dxaOrig="1895" w:dyaOrig="364" w14:anchorId="3256DB17">
          <v:shape id="_x0000_i1093" type="#_x0000_t75" style="width:94.9pt;height:17.75pt" o:ole="">
            <v:imagedata r:id="rId8" o:title=""/>
          </v:shape>
          <o:OLEObject Type="Embed" ProgID="Equation.DSMT4" ShapeID="_x0000_i1093" DrawAspect="Content" ObjectID="_1775845823" r:id="rId137"/>
        </w:object>
      </w:r>
      <w:r w:rsidRPr="000C1F93">
        <w:rPr>
          <w:sz w:val="26"/>
          <w:szCs w:val="26"/>
        </w:rPr>
        <w:t>，</w:t>
      </w:r>
      <w:r w:rsidRPr="000C1F93">
        <w:rPr>
          <w:sz w:val="26"/>
          <w:szCs w:val="26"/>
        </w:rPr>
        <w:object w:dxaOrig="197" w:dyaOrig="227" w14:anchorId="491FCA56">
          <v:shape id="_x0000_i1094" type="#_x0000_t75" style="width:9.8pt;height:11.7pt" o:ole="">
            <v:imagedata r:id="rId10" o:title=""/>
          </v:shape>
          <o:OLEObject Type="Embed" ProgID="Equation.DSMT4" ShapeID="_x0000_i1094" DrawAspect="Content" ObjectID="_1775845824" r:id="rId138"/>
        </w:object>
      </w:r>
      <w:r w:rsidRPr="000C1F93">
        <w:rPr>
          <w:sz w:val="26"/>
          <w:szCs w:val="26"/>
        </w:rPr>
        <w:t>为目标的</w:t>
      </w:r>
      <w:r w:rsidRPr="000C1F93">
        <w:rPr>
          <w:rFonts w:hint="eastAsia"/>
          <w:sz w:val="26"/>
          <w:szCs w:val="26"/>
        </w:rPr>
        <w:t>总</w:t>
      </w:r>
      <w:r w:rsidRPr="000C1F93">
        <w:rPr>
          <w:sz w:val="26"/>
          <w:szCs w:val="26"/>
        </w:rPr>
        <w:t>数量</w:t>
      </w:r>
      <w:r w:rsidRPr="000C1F93">
        <w:rPr>
          <w:rFonts w:hint="eastAsia"/>
          <w:sz w:val="26"/>
          <w:szCs w:val="26"/>
        </w:rPr>
        <w:t>。</w:t>
      </w:r>
      <w:r w:rsidRPr="000C1F93">
        <w:rPr>
          <w:sz w:val="26"/>
          <w:szCs w:val="26"/>
        </w:rPr>
        <w:object w:dxaOrig="1485" w:dyaOrig="379" w14:anchorId="63A21BEF">
          <v:shape id="_x0000_i1095" type="#_x0000_t75" style="width:74.35pt;height:19.15pt" o:ole="">
            <v:imagedata r:id="rId12" o:title=""/>
          </v:shape>
          <o:OLEObject Type="Embed" ProgID="Equation.DSMT4" ShapeID="_x0000_i1095" DrawAspect="Content" ObjectID="_1775845825" r:id="rId139"/>
        </w:object>
      </w:r>
      <w:r w:rsidRPr="000C1F93">
        <w:rPr>
          <w:sz w:val="26"/>
          <w:szCs w:val="26"/>
        </w:rPr>
        <w:t>用来</w:t>
      </w:r>
      <w:proofErr w:type="gramStart"/>
      <w:r w:rsidRPr="000C1F93">
        <w:rPr>
          <w:sz w:val="26"/>
          <w:szCs w:val="26"/>
        </w:rPr>
        <w:t>表征</w:t>
      </w:r>
      <w:r w:rsidRPr="000C1F93">
        <w:rPr>
          <w:rFonts w:hint="eastAsia"/>
          <w:sz w:val="26"/>
          <w:szCs w:val="26"/>
        </w:rPr>
        <w:t>第</w:t>
      </w:r>
      <w:proofErr w:type="gramEnd"/>
      <w:r w:rsidRPr="000C1F93">
        <w:rPr>
          <w:sz w:val="26"/>
          <w:szCs w:val="26"/>
        </w:rPr>
        <w:object w:dxaOrig="136" w:dyaOrig="258" w14:anchorId="5D167FBB">
          <v:shape id="_x0000_i1096" type="#_x0000_t75" style="width:7pt;height:13.1pt" o:ole="">
            <v:imagedata r:id="rId14" o:title=""/>
          </v:shape>
          <o:OLEObject Type="Embed" ProgID="Equation.DSMT4" ShapeID="_x0000_i1096" DrawAspect="Content" ObjectID="_1775845826" r:id="rId140"/>
        </w:object>
      </w:r>
      <w:proofErr w:type="gramStart"/>
      <w:r w:rsidRPr="000C1F93">
        <w:rPr>
          <w:sz w:val="26"/>
          <w:szCs w:val="26"/>
        </w:rPr>
        <w:t>个</w:t>
      </w:r>
      <w:proofErr w:type="gramEnd"/>
      <w:r w:rsidRPr="000C1F93">
        <w:rPr>
          <w:sz w:val="26"/>
          <w:szCs w:val="26"/>
        </w:rPr>
        <w:t>目标点</w:t>
      </w:r>
      <w:r w:rsidRPr="000C1F93">
        <w:rPr>
          <w:sz w:val="26"/>
          <w:szCs w:val="26"/>
        </w:rPr>
        <w:object w:dxaOrig="227" w:dyaOrig="364" w14:anchorId="432F15F4">
          <v:shape id="_x0000_i1097" type="#_x0000_t75" style="width:11.7pt;height:17.75pt" o:ole="">
            <v:imagedata r:id="rId16" o:title=""/>
          </v:shape>
          <o:OLEObject Type="Embed" ProgID="Equation.DSMT4" ShapeID="_x0000_i1097" DrawAspect="Content" ObjectID="_1775845827" r:id="rId141"/>
        </w:object>
      </w:r>
      <w:r w:rsidRPr="000C1F93">
        <w:rPr>
          <w:sz w:val="26"/>
          <w:szCs w:val="26"/>
        </w:rPr>
        <w:t>所对应的可</w:t>
      </w:r>
      <w:r w:rsidRPr="000C1F93">
        <w:rPr>
          <w:rFonts w:hint="eastAsia"/>
          <w:sz w:val="26"/>
          <w:szCs w:val="26"/>
        </w:rPr>
        <w:t>打击</w:t>
      </w:r>
      <w:r w:rsidRPr="000C1F93">
        <w:rPr>
          <w:sz w:val="26"/>
          <w:szCs w:val="26"/>
        </w:rPr>
        <w:t>区域</w:t>
      </w:r>
      <w:r w:rsidRPr="000C1F93">
        <w:rPr>
          <w:rFonts w:hint="eastAsia"/>
          <w:sz w:val="26"/>
          <w:szCs w:val="26"/>
        </w:rPr>
        <w:t>边界上</w:t>
      </w:r>
      <w:r w:rsidRPr="000C1F93">
        <w:rPr>
          <w:sz w:val="26"/>
          <w:szCs w:val="26"/>
        </w:rPr>
        <w:t>的</w:t>
      </w:r>
      <w:proofErr w:type="gramStart"/>
      <w:r w:rsidRPr="000C1F93">
        <w:rPr>
          <w:sz w:val="26"/>
          <w:szCs w:val="26"/>
        </w:rPr>
        <w:t>所有</w:t>
      </w:r>
      <w:proofErr w:type="gramEnd"/>
      <w:r w:rsidRPr="000C1F93">
        <w:rPr>
          <w:sz w:val="26"/>
          <w:szCs w:val="26"/>
        </w:rPr>
        <w:t>点坐标，其中</w:t>
      </w:r>
      <w:r w:rsidRPr="000C1F93">
        <w:rPr>
          <w:rFonts w:hint="eastAsia"/>
          <w:sz w:val="26"/>
          <w:szCs w:val="26"/>
        </w:rPr>
        <w:t>连接各可打击区域是的全局路径最短的打击点</w:t>
      </w:r>
      <w:r w:rsidRPr="000C1F93">
        <w:rPr>
          <w:sz w:val="26"/>
          <w:szCs w:val="26"/>
        </w:rPr>
        <w:t>用</w:t>
      </w:r>
      <w:r w:rsidRPr="000C1F93">
        <w:rPr>
          <w:sz w:val="26"/>
          <w:szCs w:val="26"/>
        </w:rPr>
        <w:object w:dxaOrig="455" w:dyaOrig="364" w14:anchorId="006A1680">
          <v:shape id="_x0000_i1098" type="#_x0000_t75" style="width:22.9pt;height:17.75pt" o:ole="">
            <v:imagedata r:id="rId18" o:title=""/>
          </v:shape>
          <o:OLEObject Type="Embed" ProgID="Equation.DSMT4" ShapeID="_x0000_i1098" DrawAspect="Content" ObjectID="_1775845828" r:id="rId142"/>
        </w:object>
      </w:r>
      <w:r w:rsidRPr="000C1F93">
        <w:rPr>
          <w:sz w:val="26"/>
          <w:szCs w:val="26"/>
        </w:rPr>
        <w:t>来表征</w:t>
      </w:r>
      <w:r w:rsidRPr="000C1F93">
        <w:rPr>
          <w:rFonts w:hint="eastAsia"/>
          <w:sz w:val="26"/>
          <w:szCs w:val="26"/>
        </w:rPr>
        <w:t>。</w:t>
      </w:r>
    </w:p>
    <w:p w14:paraId="189BA46D"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1</w:t>
      </w:r>
      <w:r w:rsidRPr="000C1F93">
        <w:rPr>
          <w:rFonts w:hint="eastAsia"/>
          <w:sz w:val="26"/>
          <w:szCs w:val="26"/>
        </w:rPr>
        <w:t>.</w:t>
      </w:r>
      <w:r w:rsidRPr="000C1F93">
        <w:rPr>
          <w:sz w:val="26"/>
          <w:szCs w:val="26"/>
        </w:rPr>
        <w:t>2</w:t>
      </w:r>
      <w:r w:rsidRPr="000C1F93">
        <w:rPr>
          <w:rFonts w:hint="eastAsia"/>
          <w:sz w:val="26"/>
          <w:szCs w:val="26"/>
        </w:rPr>
        <w:t>：攻击航迹目标函数最小化模型：</w:t>
      </w:r>
    </w:p>
    <w:p w14:paraId="25FFB6A0" w14:textId="77777777" w:rsidR="00572BA3" w:rsidRPr="000C1F93" w:rsidRDefault="00572BA3" w:rsidP="00572BA3">
      <w:pPr>
        <w:snapToGrid w:val="0"/>
        <w:spacing w:line="360" w:lineRule="auto"/>
        <w:jc w:val="center"/>
        <w:rPr>
          <w:sz w:val="26"/>
          <w:szCs w:val="26"/>
        </w:rPr>
      </w:pPr>
      <w:r w:rsidRPr="000C1F93">
        <w:rPr>
          <w:position w:val="-4"/>
          <w:sz w:val="26"/>
          <w:szCs w:val="26"/>
        </w:rPr>
        <w:object w:dxaOrig="3365" w:dyaOrig="682" w14:anchorId="00EDCC59">
          <v:shape id="_x0000_i1099" type="#_x0000_t75" style="width:168.3pt;height:34.15pt" o:ole="">
            <v:imagedata r:id="rId20" o:title=""/>
          </v:shape>
          <o:OLEObject Type="Embed" ProgID="Equation.DSMT4" ShapeID="_x0000_i1099" DrawAspect="Content" ObjectID="_1775845829" r:id="rId143"/>
        </w:object>
      </w:r>
    </w:p>
    <w:p w14:paraId="5E0DE779" w14:textId="77777777" w:rsidR="00572BA3" w:rsidRPr="000C1F93" w:rsidRDefault="00572BA3" w:rsidP="00572BA3">
      <w:pPr>
        <w:snapToGrid w:val="0"/>
        <w:spacing w:line="360" w:lineRule="auto"/>
        <w:rPr>
          <w:sz w:val="26"/>
          <w:szCs w:val="26"/>
        </w:rPr>
      </w:pPr>
      <w:r w:rsidRPr="000C1F93">
        <w:rPr>
          <w:rFonts w:hint="eastAsia"/>
          <w:sz w:val="26"/>
          <w:szCs w:val="26"/>
        </w:rPr>
        <w:lastRenderedPageBreak/>
        <w:t>式中</w:t>
      </w:r>
      <w:r w:rsidRPr="000C1F93">
        <w:rPr>
          <w:sz w:val="26"/>
          <w:szCs w:val="26"/>
        </w:rPr>
        <w:object w:dxaOrig="515" w:dyaOrig="364" w14:anchorId="3DC52D61">
          <v:shape id="_x0000_i1100" type="#_x0000_t75" style="width:26.2pt;height:17.75pt" o:ole="">
            <v:imagedata r:id="rId22" o:title=""/>
          </v:shape>
          <o:OLEObject Type="Embed" ProgID="Equation.DSMT4" ShapeID="_x0000_i1100" DrawAspect="Content" ObjectID="_1775845830" r:id="rId144"/>
        </w:object>
      </w:r>
      <w:r w:rsidRPr="000C1F93">
        <w:rPr>
          <w:rFonts w:hint="eastAsia"/>
          <w:sz w:val="26"/>
          <w:szCs w:val="26"/>
        </w:rPr>
        <w:t>为无人机起点；</w:t>
      </w:r>
      <w:r w:rsidRPr="000C1F93">
        <w:rPr>
          <w:sz w:val="26"/>
          <w:szCs w:val="26"/>
        </w:rPr>
        <w:object w:dxaOrig="455" w:dyaOrig="364" w14:anchorId="506AA64F">
          <v:shape id="_x0000_i1101" type="#_x0000_t75" style="width:22.9pt;height:17.75pt" o:ole="">
            <v:imagedata r:id="rId24" o:title=""/>
          </v:shape>
          <o:OLEObject Type="Embed" ProgID="Equation.DSMT4" ShapeID="_x0000_i1101" DrawAspect="Content" ObjectID="_1775845831" r:id="rId145"/>
        </w:object>
      </w:r>
      <w:r w:rsidRPr="000C1F93">
        <w:rPr>
          <w:rFonts w:hint="eastAsia"/>
          <w:sz w:val="26"/>
          <w:szCs w:val="26"/>
        </w:rPr>
        <w:t>为无人机终点；</w:t>
      </w:r>
      <w:r w:rsidRPr="000C1F93">
        <w:rPr>
          <w:sz w:val="26"/>
          <w:szCs w:val="26"/>
        </w:rPr>
        <w:object w:dxaOrig="243" w:dyaOrig="364" w14:anchorId="267AFB8B">
          <v:shape id="_x0000_i1102" type="#_x0000_t75" style="width:12.15pt;height:17.75pt" o:ole="">
            <v:imagedata r:id="rId146" o:title=""/>
          </v:shape>
          <o:OLEObject Type="Embed" ProgID="Equation.DSMT4" ShapeID="_x0000_i1102" DrawAspect="Content" ObjectID="_1775845832" r:id="rId147"/>
        </w:object>
      </w:r>
      <w:r w:rsidRPr="000C1F93">
        <w:rPr>
          <w:rFonts w:hint="eastAsia"/>
          <w:sz w:val="26"/>
          <w:szCs w:val="26"/>
        </w:rPr>
        <w:t>表示从无人机起点出发历经所有</w:t>
      </w:r>
      <w:r w:rsidRPr="000C1F93">
        <w:rPr>
          <w:sz w:val="26"/>
          <w:szCs w:val="26"/>
        </w:rPr>
        <w:object w:dxaOrig="455" w:dyaOrig="364" w14:anchorId="5710CAFA">
          <v:shape id="_x0000_i1103" type="#_x0000_t75" style="width:22.9pt;height:17.75pt" o:ole="">
            <v:imagedata r:id="rId28" o:title=""/>
          </v:shape>
          <o:OLEObject Type="Embed" ProgID="Equation.DSMT4" ShapeID="_x0000_i1103" DrawAspect="Content" ObjectID="_1775845833" r:id="rId148"/>
        </w:object>
      </w:r>
      <w:r w:rsidRPr="000C1F93">
        <w:rPr>
          <w:rFonts w:hint="eastAsia"/>
          <w:sz w:val="26"/>
          <w:szCs w:val="26"/>
        </w:rPr>
        <w:t>最终达到无人机终点的</w:t>
      </w:r>
      <w:proofErr w:type="spellStart"/>
      <w:r w:rsidRPr="000C1F93">
        <w:rPr>
          <w:rFonts w:hint="eastAsia"/>
          <w:sz w:val="26"/>
          <w:szCs w:val="26"/>
        </w:rPr>
        <w:t>Dubins</w:t>
      </w:r>
      <w:proofErr w:type="spellEnd"/>
      <w:r w:rsidRPr="000C1F93">
        <w:rPr>
          <w:rFonts w:hint="eastAsia"/>
          <w:sz w:val="26"/>
          <w:szCs w:val="26"/>
        </w:rPr>
        <w:t>航迹。</w:t>
      </w:r>
    </w:p>
    <w:p w14:paraId="5675F482"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1</w:t>
      </w:r>
      <w:r w:rsidRPr="000C1F93">
        <w:rPr>
          <w:rFonts w:hint="eastAsia"/>
          <w:sz w:val="26"/>
          <w:szCs w:val="26"/>
        </w:rPr>
        <w:t>.</w:t>
      </w:r>
      <w:r w:rsidRPr="000C1F93">
        <w:rPr>
          <w:sz w:val="26"/>
          <w:szCs w:val="26"/>
        </w:rPr>
        <w:t>3</w:t>
      </w:r>
      <w:r w:rsidRPr="000C1F93">
        <w:rPr>
          <w:rFonts w:hint="eastAsia"/>
          <w:sz w:val="26"/>
          <w:szCs w:val="26"/>
        </w:rPr>
        <w:t>：假设无人机在飞行的过程中无碰撞，且飞行高度保持不变，仅受到无人机最大飞行距离约束，攻击航迹最优可表示为：</w:t>
      </w:r>
    </w:p>
    <w:p w14:paraId="0631FA1E" w14:textId="77777777" w:rsidR="00572BA3" w:rsidRPr="000C1F93" w:rsidRDefault="00572BA3" w:rsidP="00572BA3">
      <w:pPr>
        <w:snapToGrid w:val="0"/>
        <w:spacing w:line="360" w:lineRule="auto"/>
        <w:ind w:firstLine="480"/>
        <w:jc w:val="center"/>
        <w:rPr>
          <w:sz w:val="26"/>
          <w:szCs w:val="26"/>
        </w:rPr>
      </w:pPr>
      <w:r w:rsidRPr="000C1F93">
        <w:rPr>
          <w:position w:val="-4"/>
          <w:sz w:val="26"/>
          <w:szCs w:val="26"/>
        </w:rPr>
        <w:object w:dxaOrig="2516" w:dyaOrig="364" w14:anchorId="3A47BD99">
          <v:shape id="_x0000_i1104" type="#_x0000_t75" style="width:126.25pt;height:17.75pt" o:ole="">
            <v:imagedata r:id="rId30" o:title=""/>
          </v:shape>
          <o:OLEObject Type="Embed" ProgID="Equation.DSMT4" ShapeID="_x0000_i1104" DrawAspect="Content" ObjectID="_1775845834" r:id="rId149"/>
        </w:object>
      </w:r>
    </w:p>
    <w:p w14:paraId="46551109" w14:textId="77777777" w:rsidR="00572BA3" w:rsidRPr="000C1F93" w:rsidRDefault="00572BA3" w:rsidP="00572BA3">
      <w:pPr>
        <w:snapToGrid w:val="0"/>
        <w:spacing w:line="360" w:lineRule="auto"/>
        <w:rPr>
          <w:sz w:val="26"/>
          <w:szCs w:val="26"/>
        </w:rPr>
      </w:pPr>
      <w:r w:rsidRPr="000C1F93">
        <w:rPr>
          <w:rFonts w:hint="eastAsia"/>
          <w:sz w:val="26"/>
          <w:szCs w:val="26"/>
        </w:rPr>
        <w:t>式中</w:t>
      </w:r>
      <w:r w:rsidRPr="000C1F93">
        <w:rPr>
          <w:sz w:val="26"/>
          <w:szCs w:val="26"/>
        </w:rPr>
        <w:object w:dxaOrig="515" w:dyaOrig="364" w14:anchorId="6D417C2F">
          <v:shape id="_x0000_i1105" type="#_x0000_t75" style="width:26.2pt;height:17.75pt" o:ole="">
            <v:imagedata r:id="rId32" o:title=""/>
          </v:shape>
          <o:OLEObject Type="Embed" ProgID="Equation.DSMT4" ShapeID="_x0000_i1105" DrawAspect="Content" ObjectID="_1775845835" r:id="rId150"/>
        </w:object>
      </w:r>
      <w:r w:rsidRPr="000C1F93">
        <w:rPr>
          <w:rFonts w:hint="eastAsia"/>
          <w:sz w:val="26"/>
          <w:szCs w:val="26"/>
        </w:rPr>
        <w:t>表示无人机的最大飞行航程。</w:t>
      </w:r>
    </w:p>
    <w:p w14:paraId="42EBC3C5"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2</w:t>
      </w:r>
      <w:r w:rsidRPr="000C1F93">
        <w:rPr>
          <w:rFonts w:hint="eastAsia"/>
          <w:sz w:val="26"/>
          <w:szCs w:val="26"/>
        </w:rPr>
        <w:t>：根据无人机属性和目标属性建立几何模型求解目标可打击范围。</w:t>
      </w:r>
    </w:p>
    <w:p w14:paraId="5CADAE6F" w14:textId="77777777" w:rsidR="00572BA3" w:rsidRPr="000C1F93" w:rsidRDefault="00572BA3" w:rsidP="000272A9">
      <w:pPr>
        <w:pStyle w:val="NUDT"/>
        <w:spacing w:line="360" w:lineRule="auto"/>
        <w:ind w:firstLine="520"/>
        <w:rPr>
          <w:sz w:val="26"/>
          <w:szCs w:val="26"/>
        </w:rPr>
      </w:pPr>
      <w:r w:rsidRPr="000C1F93">
        <w:rPr>
          <w:rFonts w:hint="eastAsia"/>
          <w:sz w:val="26"/>
          <w:szCs w:val="26"/>
        </w:rPr>
        <w:t>S</w:t>
      </w:r>
      <w:r w:rsidRPr="000C1F93">
        <w:rPr>
          <w:sz w:val="26"/>
          <w:szCs w:val="26"/>
        </w:rPr>
        <w:t>2</w:t>
      </w:r>
      <w:r w:rsidRPr="000C1F93">
        <w:rPr>
          <w:rFonts w:hint="eastAsia"/>
          <w:sz w:val="26"/>
          <w:szCs w:val="26"/>
        </w:rPr>
        <w:t>.</w:t>
      </w:r>
      <w:r w:rsidRPr="000C1F93">
        <w:rPr>
          <w:sz w:val="26"/>
          <w:szCs w:val="26"/>
        </w:rPr>
        <w:t>1</w:t>
      </w:r>
      <w:r w:rsidRPr="000C1F93">
        <w:rPr>
          <w:rFonts w:hint="eastAsia"/>
          <w:sz w:val="26"/>
          <w:szCs w:val="26"/>
        </w:rPr>
        <w:t>：以目标点</w:t>
      </w:r>
      <w:r w:rsidRPr="000C1F93">
        <w:rPr>
          <w:sz w:val="26"/>
          <w:szCs w:val="26"/>
        </w:rPr>
        <w:object w:dxaOrig="227" w:dyaOrig="364" w14:anchorId="0445FC9B">
          <v:shape id="_x0000_i1106" type="#_x0000_t75" style="width:11.7pt;height:17.75pt" o:ole="">
            <v:imagedata r:id="rId34" o:title=""/>
          </v:shape>
          <o:OLEObject Type="Embed" ProgID="Equation.DSMT4" ShapeID="_x0000_i1106" DrawAspect="Content" ObjectID="_1775845836" r:id="rId151"/>
        </w:object>
      </w:r>
      <w:r w:rsidRPr="000C1F93">
        <w:rPr>
          <w:rFonts w:hint="eastAsia"/>
          <w:sz w:val="26"/>
          <w:szCs w:val="26"/>
        </w:rPr>
        <w:t>为原点建立笛卡尔坐标系。</w:t>
      </w:r>
    </w:p>
    <w:p w14:paraId="0E09AD12"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2</w:t>
      </w:r>
      <w:r w:rsidRPr="000C1F93">
        <w:rPr>
          <w:rFonts w:hint="eastAsia"/>
          <w:sz w:val="26"/>
          <w:szCs w:val="26"/>
        </w:rPr>
        <w:t>.</w:t>
      </w:r>
      <w:r w:rsidRPr="000C1F93">
        <w:rPr>
          <w:sz w:val="26"/>
          <w:szCs w:val="26"/>
        </w:rPr>
        <w:t>2</w:t>
      </w:r>
      <w:r w:rsidRPr="000C1F93">
        <w:rPr>
          <w:rFonts w:hint="eastAsia"/>
          <w:sz w:val="26"/>
          <w:szCs w:val="26"/>
        </w:rPr>
        <w:t>：</w:t>
      </w:r>
      <w:r w:rsidRPr="000C1F93">
        <w:rPr>
          <w:sz w:val="26"/>
          <w:szCs w:val="26"/>
        </w:rPr>
        <w:object w:dxaOrig="1243" w:dyaOrig="394" w14:anchorId="0BF87E95">
          <v:shape id="_x0000_i1107" type="#_x0000_t75" style="width:62.2pt;height:19.65pt" o:ole="">
            <v:imagedata r:id="rId36" o:title=""/>
          </v:shape>
          <o:OLEObject Type="Embed" ProgID="Equation.DSMT4" ShapeID="_x0000_i1107" DrawAspect="Content" ObjectID="_1775845837" r:id="rId152"/>
        </w:object>
      </w:r>
      <w:r w:rsidRPr="000C1F93">
        <w:rPr>
          <w:rFonts w:hint="eastAsia"/>
          <w:sz w:val="26"/>
          <w:szCs w:val="26"/>
        </w:rPr>
        <w:t>表征目标可打击范围，</w:t>
      </w:r>
      <w:r w:rsidRPr="000C1F93">
        <w:rPr>
          <w:sz w:val="26"/>
          <w:szCs w:val="26"/>
        </w:rPr>
        <w:object w:dxaOrig="243" w:dyaOrig="364" w14:anchorId="571CDD6A">
          <v:shape id="_x0000_i1108" type="#_x0000_t75" style="width:12.15pt;height:17.75pt" o:ole="">
            <v:imagedata r:id="rId38" o:title=""/>
          </v:shape>
          <o:OLEObject Type="Embed" ProgID="Equation.DSMT4" ShapeID="_x0000_i1108" DrawAspect="Content" ObjectID="_1775845838" r:id="rId153"/>
        </w:object>
      </w:r>
      <w:r w:rsidRPr="000C1F93">
        <w:rPr>
          <w:rFonts w:hint="eastAsia"/>
          <w:sz w:val="26"/>
          <w:szCs w:val="26"/>
        </w:rPr>
        <w:t>表示以目标点为圆心，以</w:t>
      </w:r>
      <w:r w:rsidRPr="000C1F93">
        <w:rPr>
          <w:sz w:val="26"/>
          <w:szCs w:val="26"/>
        </w:rPr>
        <w:object w:dxaOrig="440" w:dyaOrig="364" w14:anchorId="096709B2">
          <v:shape id="_x0000_i1109" type="#_x0000_t75" style="width:21.95pt;height:17.75pt" o:ole="">
            <v:imagedata r:id="rId42" o:title=""/>
          </v:shape>
          <o:OLEObject Type="Embed" ProgID="Equation.DSMT4" ShapeID="_x0000_i1109" DrawAspect="Content" ObjectID="_1775845839" r:id="rId154"/>
        </w:object>
      </w:r>
      <w:r w:rsidRPr="000C1F93">
        <w:rPr>
          <w:rFonts w:hint="eastAsia"/>
          <w:sz w:val="26"/>
          <w:szCs w:val="26"/>
        </w:rPr>
        <w:t>为半径的圆，公式为：</w:t>
      </w:r>
    </w:p>
    <w:p w14:paraId="24414FBA" w14:textId="77777777" w:rsidR="00572BA3" w:rsidRPr="000C1F93" w:rsidRDefault="00572BA3" w:rsidP="00572BA3">
      <w:pPr>
        <w:snapToGrid w:val="0"/>
        <w:spacing w:line="360" w:lineRule="auto"/>
        <w:ind w:firstLine="480"/>
        <w:jc w:val="center"/>
        <w:rPr>
          <w:sz w:val="26"/>
          <w:szCs w:val="26"/>
        </w:rPr>
      </w:pPr>
      <w:r w:rsidRPr="000C1F93">
        <w:rPr>
          <w:position w:val="-4"/>
          <w:sz w:val="26"/>
          <w:szCs w:val="26"/>
        </w:rPr>
        <w:object w:dxaOrig="2577" w:dyaOrig="440" w14:anchorId="50EBB181">
          <v:shape id="_x0000_i1110" type="#_x0000_t75" style="width:129.05pt;height:21.95pt" o:ole="">
            <v:imagedata r:id="rId44" o:title=""/>
          </v:shape>
          <o:OLEObject Type="Embed" ProgID="Equation.DSMT4" ShapeID="_x0000_i1110" DrawAspect="Content" ObjectID="_1775845840" r:id="rId155"/>
        </w:object>
      </w:r>
    </w:p>
    <w:p w14:paraId="789C5148" w14:textId="77777777" w:rsidR="00572BA3" w:rsidRPr="000C1F93" w:rsidRDefault="00572BA3" w:rsidP="000272A9">
      <w:pPr>
        <w:snapToGrid w:val="0"/>
        <w:spacing w:line="360" w:lineRule="auto"/>
        <w:ind w:firstLineChars="183" w:firstLine="476"/>
        <w:rPr>
          <w:sz w:val="26"/>
          <w:szCs w:val="26"/>
        </w:rPr>
      </w:pPr>
      <w:r w:rsidRPr="000C1F93">
        <w:rPr>
          <w:sz w:val="26"/>
          <w:szCs w:val="26"/>
        </w:rPr>
        <w:object w:dxaOrig="273" w:dyaOrig="364" w14:anchorId="7D057268">
          <v:shape id="_x0000_i1111" type="#_x0000_t75" style="width:13.55pt;height:17.75pt" o:ole="">
            <v:imagedata r:id="rId46" o:title=""/>
          </v:shape>
          <o:OLEObject Type="Embed" ProgID="Equation.DSMT4" ShapeID="_x0000_i1111" DrawAspect="Content" ObjectID="_1775845841" r:id="rId156"/>
        </w:object>
      </w:r>
      <w:r w:rsidRPr="000C1F93">
        <w:rPr>
          <w:rFonts w:hint="eastAsia"/>
          <w:sz w:val="26"/>
          <w:szCs w:val="26"/>
        </w:rPr>
        <w:t>表示以目标点为圆心，以</w:t>
      </w:r>
      <w:r w:rsidRPr="000C1F93">
        <w:rPr>
          <w:sz w:val="26"/>
          <w:szCs w:val="26"/>
        </w:rPr>
        <w:object w:dxaOrig="455" w:dyaOrig="364" w14:anchorId="55030A19">
          <v:shape id="_x0000_i1112" type="#_x0000_t75" style="width:22.9pt;height:17.75pt" o:ole="">
            <v:imagedata r:id="rId49" o:title=""/>
          </v:shape>
          <o:OLEObject Type="Embed" ProgID="Equation.DSMT4" ShapeID="_x0000_i1112" DrawAspect="Content" ObjectID="_1775845842" r:id="rId157"/>
        </w:object>
      </w:r>
      <w:r w:rsidRPr="000C1F93">
        <w:rPr>
          <w:rFonts w:hint="eastAsia"/>
          <w:sz w:val="26"/>
          <w:szCs w:val="26"/>
        </w:rPr>
        <w:t>为半径的圆，公式为：</w:t>
      </w:r>
    </w:p>
    <w:p w14:paraId="1FE738A2" w14:textId="77777777" w:rsidR="00572BA3" w:rsidRPr="000C1F93" w:rsidRDefault="00572BA3" w:rsidP="00572BA3">
      <w:pPr>
        <w:snapToGrid w:val="0"/>
        <w:spacing w:line="360" w:lineRule="auto"/>
        <w:ind w:firstLine="480"/>
        <w:jc w:val="center"/>
        <w:rPr>
          <w:sz w:val="26"/>
          <w:szCs w:val="26"/>
        </w:rPr>
      </w:pPr>
      <w:r w:rsidRPr="000C1F93">
        <w:rPr>
          <w:position w:val="-4"/>
          <w:sz w:val="26"/>
          <w:szCs w:val="26"/>
        </w:rPr>
        <w:object w:dxaOrig="2607" w:dyaOrig="440" w14:anchorId="70A746E8">
          <v:shape id="_x0000_i1113" type="#_x0000_t75" style="width:130.45pt;height:21.95pt" o:ole="">
            <v:imagedata r:id="rId51" o:title=""/>
          </v:shape>
          <o:OLEObject Type="Embed" ProgID="Equation.DSMT4" ShapeID="_x0000_i1113" DrawAspect="Content" ObjectID="_1775845843" r:id="rId158"/>
        </w:object>
      </w:r>
    </w:p>
    <w:p w14:paraId="047473E6"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2</w:t>
      </w:r>
      <w:r w:rsidRPr="000C1F93">
        <w:rPr>
          <w:rFonts w:hint="eastAsia"/>
          <w:sz w:val="26"/>
          <w:szCs w:val="26"/>
        </w:rPr>
        <w:t>.</w:t>
      </w:r>
      <w:r w:rsidRPr="000C1F93">
        <w:rPr>
          <w:sz w:val="26"/>
          <w:szCs w:val="26"/>
        </w:rPr>
        <w:t>3</w:t>
      </w:r>
      <w:r w:rsidRPr="000C1F93">
        <w:rPr>
          <w:rFonts w:hint="eastAsia"/>
          <w:sz w:val="26"/>
          <w:szCs w:val="26"/>
        </w:rPr>
        <w:t>：参见</w:t>
      </w:r>
      <w:r w:rsidRPr="000C1F93">
        <w:rPr>
          <w:sz w:val="26"/>
          <w:szCs w:val="26"/>
        </w:rPr>
        <w:fldChar w:fldCharType="begin"/>
      </w:r>
      <w:r w:rsidRPr="000C1F93">
        <w:rPr>
          <w:sz w:val="26"/>
          <w:szCs w:val="26"/>
        </w:rPr>
        <w:instrText xml:space="preserve"> </w:instrText>
      </w:r>
      <w:r w:rsidRPr="000C1F93">
        <w:rPr>
          <w:rFonts w:hint="eastAsia"/>
          <w:sz w:val="26"/>
          <w:szCs w:val="26"/>
        </w:rPr>
        <w:instrText>REF _Ref156415105 \h</w:instrText>
      </w:r>
      <w:r w:rsidRPr="000C1F93">
        <w:rPr>
          <w:sz w:val="26"/>
          <w:szCs w:val="26"/>
        </w:rPr>
        <w:instrText xml:space="preserve">  \* MERGEFORMAT </w:instrText>
      </w:r>
      <w:r w:rsidRPr="000C1F93">
        <w:rPr>
          <w:sz w:val="26"/>
          <w:szCs w:val="26"/>
        </w:rPr>
      </w:r>
      <w:r w:rsidRPr="000C1F93">
        <w:rPr>
          <w:sz w:val="26"/>
          <w:szCs w:val="26"/>
        </w:rPr>
        <w:fldChar w:fldCharType="separate"/>
      </w:r>
      <w:r w:rsidRPr="000C1F93">
        <w:rPr>
          <w:rFonts w:hint="eastAsia"/>
          <w:sz w:val="26"/>
          <w:szCs w:val="26"/>
        </w:rPr>
        <w:t>图</w:t>
      </w:r>
      <w:r w:rsidRPr="000C1F93">
        <w:rPr>
          <w:rFonts w:hint="eastAsia"/>
          <w:sz w:val="26"/>
          <w:szCs w:val="26"/>
        </w:rPr>
        <w:t xml:space="preserve"> </w:t>
      </w:r>
      <w:r w:rsidRPr="000C1F93">
        <w:rPr>
          <w:sz w:val="26"/>
          <w:szCs w:val="26"/>
        </w:rPr>
        <w:t>1</w:t>
      </w:r>
      <w:r w:rsidRPr="000C1F93">
        <w:rPr>
          <w:sz w:val="26"/>
          <w:szCs w:val="26"/>
        </w:rPr>
        <w:fldChar w:fldCharType="end"/>
      </w:r>
      <w:r w:rsidRPr="000C1F93">
        <w:rPr>
          <w:rFonts w:hint="eastAsia"/>
          <w:sz w:val="26"/>
          <w:szCs w:val="26"/>
        </w:rPr>
        <w:t>，</w:t>
      </w:r>
      <w:r w:rsidRPr="000C1F93">
        <w:rPr>
          <w:sz w:val="26"/>
          <w:szCs w:val="26"/>
        </w:rPr>
        <w:object w:dxaOrig="243" w:dyaOrig="364" w14:anchorId="5C582CB6">
          <v:shape id="_x0000_i1114" type="#_x0000_t75" style="width:12.15pt;height:17.75pt" o:ole="">
            <v:imagedata r:id="rId38" o:title=""/>
          </v:shape>
          <o:OLEObject Type="Embed" ProgID="Equation.DSMT4" ShapeID="_x0000_i1114" DrawAspect="Content" ObjectID="_1775845844" r:id="rId159"/>
        </w:object>
      </w:r>
      <w:r w:rsidRPr="000C1F93">
        <w:rPr>
          <w:rFonts w:hint="eastAsia"/>
          <w:sz w:val="26"/>
          <w:szCs w:val="26"/>
        </w:rPr>
        <w:t>、</w:t>
      </w:r>
      <w:r w:rsidRPr="000C1F93">
        <w:rPr>
          <w:sz w:val="26"/>
          <w:szCs w:val="26"/>
        </w:rPr>
        <w:object w:dxaOrig="273" w:dyaOrig="364" w14:anchorId="3DB83AD4">
          <v:shape id="_x0000_i1115" type="#_x0000_t75" style="width:13.55pt;height:17.75pt" o:ole="">
            <v:imagedata r:id="rId54" o:title=""/>
          </v:shape>
          <o:OLEObject Type="Embed" ProgID="Equation.DSMT4" ShapeID="_x0000_i1115" DrawAspect="Content" ObjectID="_1775845845" r:id="rId160"/>
        </w:object>
      </w:r>
      <w:r w:rsidRPr="000C1F93">
        <w:rPr>
          <w:rFonts w:hint="eastAsia"/>
          <w:sz w:val="26"/>
          <w:szCs w:val="26"/>
        </w:rPr>
        <w:t>构成的圆环即为无人机可攻击范围。</w:t>
      </w:r>
    </w:p>
    <w:p w14:paraId="41D683D8"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3</w:t>
      </w:r>
      <w:r w:rsidRPr="000C1F93">
        <w:rPr>
          <w:rFonts w:hint="eastAsia"/>
          <w:sz w:val="26"/>
          <w:szCs w:val="26"/>
        </w:rPr>
        <w:t>：采用分支界定法和枚举法相结合的方式计算连接各可攻击区域使得攻击航迹最短的打击点，</w:t>
      </w:r>
      <w:r w:rsidRPr="000C1F93">
        <w:rPr>
          <w:sz w:val="26"/>
          <w:szCs w:val="26"/>
        </w:rPr>
        <w:object w:dxaOrig="455" w:dyaOrig="273" w14:anchorId="5FB5A264">
          <v:shape id="_x0000_i1116" type="#_x0000_t75" style="width:22.9pt;height:13.55pt" o:ole="">
            <v:imagedata r:id="rId161" o:title=""/>
          </v:shape>
          <o:OLEObject Type="Embed" ProgID="Equation.DSMT4" ShapeID="_x0000_i1116" DrawAspect="Content" ObjectID="_1775845846" r:id="rId162"/>
        </w:object>
      </w:r>
      <w:r w:rsidRPr="000C1F93">
        <w:rPr>
          <w:rFonts w:hint="eastAsia"/>
          <w:sz w:val="26"/>
          <w:szCs w:val="26"/>
        </w:rPr>
        <w:t>。</w:t>
      </w:r>
    </w:p>
    <w:p w14:paraId="7E644D96"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3.1</w:t>
      </w:r>
      <w:r w:rsidRPr="000C1F93">
        <w:rPr>
          <w:rFonts w:hint="eastAsia"/>
          <w:sz w:val="26"/>
          <w:szCs w:val="26"/>
        </w:rPr>
        <w:t>：第</w:t>
      </w:r>
      <w:r w:rsidRPr="000C1F93">
        <w:rPr>
          <w:sz w:val="26"/>
          <w:szCs w:val="26"/>
        </w:rPr>
        <w:object w:dxaOrig="136" w:dyaOrig="258" w14:anchorId="5623CC30">
          <v:shape id="_x0000_i1117" type="#_x0000_t75" style="width:7pt;height:13.1pt" o:ole="">
            <v:imagedata r:id="rId58" o:title=""/>
          </v:shape>
          <o:OLEObject Type="Embed" ProgID="Equation.DSMT4" ShapeID="_x0000_i1117" DrawAspect="Content" ObjectID="_1775845847" r:id="rId163"/>
        </w:object>
      </w:r>
      <w:proofErr w:type="gramStart"/>
      <w:r w:rsidRPr="000C1F93">
        <w:rPr>
          <w:rFonts w:hint="eastAsia"/>
          <w:sz w:val="26"/>
          <w:szCs w:val="26"/>
        </w:rPr>
        <w:t>个</w:t>
      </w:r>
      <w:proofErr w:type="gramEnd"/>
      <w:r w:rsidRPr="000C1F93">
        <w:rPr>
          <w:rFonts w:hint="eastAsia"/>
          <w:sz w:val="26"/>
          <w:szCs w:val="26"/>
        </w:rPr>
        <w:t>目标点</w:t>
      </w:r>
      <w:r w:rsidRPr="000C1F93">
        <w:rPr>
          <w:sz w:val="26"/>
          <w:szCs w:val="26"/>
        </w:rPr>
        <w:object w:dxaOrig="227" w:dyaOrig="364" w14:anchorId="365D42ED">
          <v:shape id="_x0000_i1118" type="#_x0000_t75" style="width:11.7pt;height:17.75pt" o:ole="">
            <v:imagedata r:id="rId16" o:title=""/>
          </v:shape>
          <o:OLEObject Type="Embed" ProgID="Equation.DSMT4" ShapeID="_x0000_i1118" DrawAspect="Content" ObjectID="_1775845848" r:id="rId164"/>
        </w:object>
      </w:r>
      <w:r w:rsidRPr="000C1F93">
        <w:rPr>
          <w:rFonts w:hint="eastAsia"/>
          <w:sz w:val="26"/>
          <w:szCs w:val="26"/>
        </w:rPr>
        <w:t>的可打击区域，计算</w:t>
      </w:r>
      <w:r w:rsidRPr="000C1F93">
        <w:rPr>
          <w:sz w:val="26"/>
          <w:szCs w:val="26"/>
        </w:rPr>
        <w:object w:dxaOrig="455" w:dyaOrig="364" w14:anchorId="32DD50BF">
          <v:shape id="_x0000_i1119" type="#_x0000_t75" style="width:22.9pt;height:17.75pt" o:ole="">
            <v:imagedata r:id="rId61" o:title=""/>
          </v:shape>
          <o:OLEObject Type="Embed" ProgID="Equation.DSMT4" ShapeID="_x0000_i1119" DrawAspect="Content" ObjectID="_1775845849" r:id="rId165"/>
        </w:object>
      </w:r>
      <w:r w:rsidRPr="000C1F93">
        <w:rPr>
          <w:rFonts w:hint="eastAsia"/>
          <w:sz w:val="26"/>
          <w:szCs w:val="26"/>
        </w:rPr>
        <w:t>。</w:t>
      </w:r>
    </w:p>
    <w:p w14:paraId="69016B27"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3</w:t>
      </w:r>
      <w:r w:rsidRPr="000C1F93">
        <w:rPr>
          <w:rFonts w:hint="eastAsia"/>
          <w:sz w:val="26"/>
          <w:szCs w:val="26"/>
        </w:rPr>
        <w:t>.</w:t>
      </w:r>
      <w:r w:rsidRPr="000C1F93">
        <w:rPr>
          <w:sz w:val="26"/>
          <w:szCs w:val="26"/>
        </w:rPr>
        <w:t>2</w:t>
      </w:r>
      <w:r w:rsidRPr="000C1F93">
        <w:rPr>
          <w:rFonts w:hint="eastAsia"/>
          <w:sz w:val="26"/>
          <w:szCs w:val="26"/>
        </w:rPr>
        <w:t>：设定初始分支区间，</w:t>
      </w:r>
      <w:r w:rsidRPr="000C1F93">
        <w:rPr>
          <w:sz w:val="26"/>
          <w:szCs w:val="26"/>
        </w:rPr>
        <w:object w:dxaOrig="1319" w:dyaOrig="364" w14:anchorId="6F6F7046">
          <v:shape id="_x0000_i1120" type="#_x0000_t75" style="width:65.9pt;height:17.75pt" o:ole="">
            <v:imagedata r:id="rId63" o:title=""/>
          </v:shape>
          <o:OLEObject Type="Embed" ProgID="Equation.DSMT4" ShapeID="_x0000_i1120" DrawAspect="Content" ObjectID="_1775845850" r:id="rId166"/>
        </w:object>
      </w:r>
      <w:r w:rsidRPr="000C1F93">
        <w:rPr>
          <w:rFonts w:hint="eastAsia"/>
          <w:sz w:val="26"/>
          <w:szCs w:val="26"/>
        </w:rPr>
        <w:t>，</w:t>
      </w:r>
      <w:r w:rsidRPr="000C1F93">
        <w:rPr>
          <w:sz w:val="26"/>
          <w:szCs w:val="26"/>
        </w:rPr>
        <w:object w:dxaOrig="1273" w:dyaOrig="364" w14:anchorId="213312CF">
          <v:shape id="_x0000_i1121" type="#_x0000_t75" style="width:63.6pt;height:17.75pt" o:ole="">
            <v:imagedata r:id="rId65" o:title=""/>
          </v:shape>
          <o:OLEObject Type="Embed" ProgID="Equation.DSMT4" ShapeID="_x0000_i1121" DrawAspect="Content" ObjectID="_1775845851" r:id="rId167"/>
        </w:object>
      </w:r>
      <w:r w:rsidRPr="000C1F93">
        <w:rPr>
          <w:rFonts w:hint="eastAsia"/>
          <w:sz w:val="26"/>
          <w:szCs w:val="26"/>
        </w:rPr>
        <w:t>，其中</w:t>
      </w:r>
      <w:r w:rsidRPr="000C1F93">
        <w:rPr>
          <w:sz w:val="26"/>
          <w:szCs w:val="26"/>
        </w:rPr>
        <w:object w:dxaOrig="985" w:dyaOrig="364" w14:anchorId="3F655FE6">
          <v:shape id="_x0000_i1122" type="#_x0000_t75" style="width:49.55pt;height:17.75pt" o:ole="">
            <v:imagedata r:id="rId67" o:title=""/>
          </v:shape>
          <o:OLEObject Type="Embed" ProgID="Equation.DSMT4" ShapeID="_x0000_i1122" DrawAspect="Content" ObjectID="_1775845852" r:id="rId168"/>
        </w:object>
      </w:r>
      <w:r w:rsidRPr="000C1F93">
        <w:rPr>
          <w:rFonts w:hint="eastAsia"/>
          <w:sz w:val="26"/>
          <w:szCs w:val="26"/>
        </w:rPr>
        <w:t>、</w:t>
      </w:r>
      <w:r w:rsidRPr="000C1F93">
        <w:rPr>
          <w:sz w:val="26"/>
          <w:szCs w:val="26"/>
        </w:rPr>
        <w:object w:dxaOrig="1304" w:dyaOrig="364" w14:anchorId="2F1CC615">
          <v:shape id="_x0000_i1123" type="#_x0000_t75" style="width:65pt;height:17.75pt" o:ole="">
            <v:imagedata r:id="rId69" o:title=""/>
          </v:shape>
          <o:OLEObject Type="Embed" ProgID="Equation.DSMT4" ShapeID="_x0000_i1123" DrawAspect="Content" ObjectID="_1775845853" r:id="rId169"/>
        </w:object>
      </w:r>
      <w:r w:rsidRPr="000C1F93">
        <w:rPr>
          <w:rFonts w:hint="eastAsia"/>
          <w:sz w:val="26"/>
          <w:szCs w:val="26"/>
        </w:rPr>
        <w:t>、</w:t>
      </w:r>
      <w:r w:rsidRPr="000C1F93">
        <w:rPr>
          <w:sz w:val="26"/>
          <w:szCs w:val="26"/>
        </w:rPr>
        <w:object w:dxaOrig="1182" w:dyaOrig="364" w14:anchorId="7DE7F110">
          <v:shape id="_x0000_i1124" type="#_x0000_t75" style="width:58.9pt;height:17.75pt" o:ole="">
            <v:imagedata r:id="rId71" o:title=""/>
          </v:shape>
          <o:OLEObject Type="Embed" ProgID="Equation.DSMT4" ShapeID="_x0000_i1124" DrawAspect="Content" ObjectID="_1775845854" r:id="rId170"/>
        </w:object>
      </w:r>
      <w:r w:rsidRPr="000C1F93">
        <w:rPr>
          <w:rFonts w:hint="eastAsia"/>
          <w:sz w:val="26"/>
          <w:szCs w:val="26"/>
        </w:rPr>
        <w:t>，角度</w:t>
      </w:r>
      <w:r w:rsidRPr="000C1F93">
        <w:rPr>
          <w:sz w:val="26"/>
          <w:szCs w:val="26"/>
        </w:rPr>
        <w:object w:dxaOrig="243" w:dyaOrig="227" w14:anchorId="4617E00F">
          <v:shape id="_x0000_i1125" type="#_x0000_t75" style="width:12.15pt;height:11.7pt" o:ole="">
            <v:imagedata r:id="rId73" o:title=""/>
          </v:shape>
          <o:OLEObject Type="Embed" ProgID="Equation.DSMT4" ShapeID="_x0000_i1125" DrawAspect="Content" ObjectID="_1775845855" r:id="rId171"/>
        </w:object>
      </w:r>
      <w:r w:rsidRPr="000C1F93">
        <w:rPr>
          <w:rFonts w:hint="eastAsia"/>
          <w:sz w:val="26"/>
          <w:szCs w:val="26"/>
        </w:rPr>
        <w:t>为可攻击区域边界上点与目标连线的投影与</w:t>
      </w:r>
      <w:r w:rsidRPr="000C1F93">
        <w:rPr>
          <w:rFonts w:hint="eastAsia"/>
          <w:sz w:val="26"/>
          <w:szCs w:val="26"/>
        </w:rPr>
        <w:t>x</w:t>
      </w:r>
      <w:r w:rsidRPr="000C1F93">
        <w:rPr>
          <w:rFonts w:hint="eastAsia"/>
          <w:sz w:val="26"/>
          <w:szCs w:val="26"/>
        </w:rPr>
        <w:t>轴形成的夹角。</w:t>
      </w:r>
    </w:p>
    <w:p w14:paraId="76789427"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3</w:t>
      </w:r>
      <w:r w:rsidRPr="000C1F93">
        <w:rPr>
          <w:rFonts w:hint="eastAsia"/>
          <w:sz w:val="26"/>
          <w:szCs w:val="26"/>
        </w:rPr>
        <w:t>.</w:t>
      </w:r>
      <w:r w:rsidRPr="000C1F93">
        <w:rPr>
          <w:sz w:val="26"/>
          <w:szCs w:val="26"/>
        </w:rPr>
        <w:t>3</w:t>
      </w:r>
      <w:r w:rsidRPr="000C1F93">
        <w:rPr>
          <w:rFonts w:hint="eastAsia"/>
          <w:sz w:val="26"/>
          <w:szCs w:val="26"/>
        </w:rPr>
        <w:t>：计算得到各分支区间的中间角度：</w:t>
      </w:r>
    </w:p>
    <w:p w14:paraId="0AD885F8" w14:textId="77777777" w:rsidR="00572BA3" w:rsidRPr="000C1F93" w:rsidRDefault="00572BA3" w:rsidP="00572BA3">
      <w:pPr>
        <w:snapToGrid w:val="0"/>
        <w:spacing w:line="360" w:lineRule="auto"/>
        <w:ind w:firstLine="480"/>
        <w:jc w:val="center"/>
        <w:rPr>
          <w:sz w:val="26"/>
          <w:szCs w:val="26"/>
        </w:rPr>
      </w:pPr>
      <w:r w:rsidRPr="000C1F93">
        <w:rPr>
          <w:position w:val="-4"/>
          <w:sz w:val="26"/>
          <w:szCs w:val="26"/>
        </w:rPr>
        <w:object w:dxaOrig="2137" w:dyaOrig="1319" w14:anchorId="1CFB72FF">
          <v:shape id="_x0000_i1126" type="#_x0000_t75" style="width:107.05pt;height:65.9pt" o:ole="">
            <v:imagedata r:id="rId75" o:title=""/>
          </v:shape>
          <o:OLEObject Type="Embed" ProgID="Equation.DSMT4" ShapeID="_x0000_i1126" DrawAspect="Content" ObjectID="_1775845856" r:id="rId172"/>
        </w:object>
      </w:r>
    </w:p>
    <w:p w14:paraId="2F9840DA"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3</w:t>
      </w:r>
      <w:r w:rsidRPr="000C1F93">
        <w:rPr>
          <w:rFonts w:hint="eastAsia"/>
          <w:sz w:val="26"/>
          <w:szCs w:val="26"/>
        </w:rPr>
        <w:t>.</w:t>
      </w:r>
      <w:r w:rsidRPr="000C1F93">
        <w:rPr>
          <w:sz w:val="26"/>
          <w:szCs w:val="26"/>
        </w:rPr>
        <w:t>4</w:t>
      </w:r>
      <w:r w:rsidRPr="000C1F93">
        <w:rPr>
          <w:rFonts w:hint="eastAsia"/>
          <w:sz w:val="26"/>
          <w:szCs w:val="26"/>
        </w:rPr>
        <w:t>：</w:t>
      </w:r>
      <w:r w:rsidRPr="000C1F93">
        <w:rPr>
          <w:sz w:val="26"/>
          <w:szCs w:val="26"/>
        </w:rPr>
        <w:t>分别计算</w:t>
      </w:r>
      <w:r w:rsidRPr="000C1F93">
        <w:rPr>
          <w:sz w:val="26"/>
          <w:szCs w:val="26"/>
        </w:rPr>
        <w:object w:dxaOrig="500" w:dyaOrig="364" w14:anchorId="7577686A">
          <v:shape id="_x0000_i1127" type="#_x0000_t75" style="width:24.8pt;height:17.75pt" o:ole="">
            <v:imagedata r:id="rId77" o:title=""/>
          </v:shape>
          <o:OLEObject Type="Embed" ProgID="Equation.DSMT4" ShapeID="_x0000_i1127" DrawAspect="Content" ObjectID="_1775845857" r:id="rId173"/>
        </w:object>
      </w:r>
      <w:r w:rsidRPr="000C1F93">
        <w:rPr>
          <w:sz w:val="26"/>
          <w:szCs w:val="26"/>
        </w:rPr>
        <w:t>和</w:t>
      </w:r>
      <w:r w:rsidRPr="000C1F93">
        <w:rPr>
          <w:sz w:val="26"/>
          <w:szCs w:val="26"/>
        </w:rPr>
        <w:object w:dxaOrig="440" w:dyaOrig="364" w14:anchorId="00EDAB2A">
          <v:shape id="_x0000_i1128" type="#_x0000_t75" style="width:21.95pt;height:17.75pt" o:ole="">
            <v:imagedata r:id="rId79" o:title=""/>
          </v:shape>
          <o:OLEObject Type="Embed" ProgID="Equation.DSMT4" ShapeID="_x0000_i1128" DrawAspect="Content" ObjectID="_1775845858" r:id="rId174"/>
        </w:object>
      </w:r>
      <w:r w:rsidRPr="000C1F93">
        <w:rPr>
          <w:sz w:val="26"/>
          <w:szCs w:val="26"/>
        </w:rPr>
        <w:t>所对应的</w:t>
      </w:r>
      <w:r w:rsidRPr="000C1F93">
        <w:rPr>
          <w:rFonts w:hint="eastAsia"/>
          <w:sz w:val="26"/>
          <w:szCs w:val="26"/>
        </w:rPr>
        <w:t>位置坐标：</w:t>
      </w:r>
    </w:p>
    <w:p w14:paraId="7EFCC927" w14:textId="77777777" w:rsidR="00572BA3" w:rsidRPr="000C1F93" w:rsidRDefault="00572BA3" w:rsidP="00572BA3">
      <w:pPr>
        <w:snapToGrid w:val="0"/>
        <w:spacing w:line="360" w:lineRule="auto"/>
        <w:ind w:firstLine="480"/>
        <w:jc w:val="center"/>
        <w:rPr>
          <w:sz w:val="26"/>
          <w:szCs w:val="26"/>
        </w:rPr>
      </w:pPr>
      <w:r w:rsidRPr="000C1F93">
        <w:rPr>
          <w:position w:val="-4"/>
          <w:sz w:val="26"/>
          <w:szCs w:val="26"/>
        </w:rPr>
        <w:object w:dxaOrig="3047" w:dyaOrig="2365" w14:anchorId="38CC1917">
          <v:shape id="_x0000_i1129" type="#_x0000_t75" style="width:152.4pt;height:118.3pt" o:ole="">
            <v:imagedata r:id="rId81" o:title=""/>
          </v:shape>
          <o:OLEObject Type="Embed" ProgID="Equation.DSMT4" ShapeID="_x0000_i1129" DrawAspect="Content" ObjectID="_1775845859" r:id="rId175"/>
        </w:object>
      </w:r>
    </w:p>
    <w:p w14:paraId="42BDD4D4"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3</w:t>
      </w:r>
      <w:r w:rsidRPr="000C1F93">
        <w:rPr>
          <w:rFonts w:hint="eastAsia"/>
          <w:sz w:val="26"/>
          <w:szCs w:val="26"/>
        </w:rPr>
        <w:t>.</w:t>
      </w:r>
      <w:r w:rsidRPr="000C1F93">
        <w:rPr>
          <w:sz w:val="26"/>
          <w:szCs w:val="26"/>
        </w:rPr>
        <w:t>5</w:t>
      </w:r>
      <w:r w:rsidRPr="000C1F93">
        <w:rPr>
          <w:rFonts w:hint="eastAsia"/>
          <w:sz w:val="26"/>
          <w:szCs w:val="26"/>
        </w:rPr>
        <w:t>：得到目标</w:t>
      </w:r>
      <w:r w:rsidRPr="000C1F93">
        <w:rPr>
          <w:sz w:val="26"/>
          <w:szCs w:val="26"/>
        </w:rPr>
        <w:object w:dxaOrig="227" w:dyaOrig="364" w14:anchorId="08EB4EFE">
          <v:shape id="_x0000_i1130" type="#_x0000_t75" style="width:11.7pt;height:17.75pt" o:ole="">
            <v:imagedata r:id="rId34" o:title=""/>
          </v:shape>
          <o:OLEObject Type="Embed" ProgID="Equation.DSMT4" ShapeID="_x0000_i1130" DrawAspect="Content" ObjectID="_1775845860" r:id="rId176"/>
        </w:object>
      </w:r>
      <w:r w:rsidRPr="000C1F93">
        <w:rPr>
          <w:rFonts w:hint="eastAsia"/>
          <w:sz w:val="26"/>
          <w:szCs w:val="26"/>
        </w:rPr>
        <w:t>分支区间的参考点集</w:t>
      </w:r>
      <w:r w:rsidRPr="000C1F93">
        <w:rPr>
          <w:sz w:val="26"/>
          <w:szCs w:val="26"/>
        </w:rPr>
        <w:object w:dxaOrig="1834" w:dyaOrig="455" w14:anchorId="464217BA">
          <v:shape id="_x0000_i1131" type="#_x0000_t75" style="width:91.65pt;height:22.9pt" o:ole="">
            <v:imagedata r:id="rId90" o:title=""/>
          </v:shape>
          <o:OLEObject Type="Embed" ProgID="Equation.DSMT4" ShapeID="_x0000_i1131" DrawAspect="Content" ObjectID="_1775845861" r:id="rId177"/>
        </w:object>
      </w:r>
      <w:r w:rsidRPr="000C1F93">
        <w:rPr>
          <w:rFonts w:hint="eastAsia"/>
          <w:sz w:val="26"/>
          <w:szCs w:val="26"/>
        </w:rPr>
        <w:t>。</w:t>
      </w:r>
    </w:p>
    <w:p w14:paraId="079AA601" w14:textId="41EC278C"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3</w:t>
      </w:r>
      <w:r w:rsidRPr="000C1F93">
        <w:rPr>
          <w:rFonts w:hint="eastAsia"/>
          <w:sz w:val="26"/>
          <w:szCs w:val="26"/>
        </w:rPr>
        <w:t>.</w:t>
      </w:r>
      <w:r w:rsidRPr="000C1F93">
        <w:rPr>
          <w:sz w:val="26"/>
          <w:szCs w:val="26"/>
        </w:rPr>
        <w:t>6</w:t>
      </w:r>
      <w:r w:rsidRPr="000C1F93">
        <w:rPr>
          <w:rFonts w:hint="eastAsia"/>
          <w:sz w:val="26"/>
          <w:szCs w:val="26"/>
        </w:rPr>
        <w:t>：如果</w:t>
      </w:r>
      <w:r w:rsidRPr="000C1F93">
        <w:rPr>
          <w:sz w:val="26"/>
          <w:szCs w:val="26"/>
        </w:rPr>
        <w:object w:dxaOrig="500" w:dyaOrig="258" w14:anchorId="70950FE9">
          <v:shape id="_x0000_i1132" type="#_x0000_t75" style="width:24.8pt;height:13.1pt" o:ole="">
            <v:imagedata r:id="rId92" o:title=""/>
          </v:shape>
          <o:OLEObject Type="Embed" ProgID="Equation.DSMT4" ShapeID="_x0000_i1132" DrawAspect="Content" ObjectID="_1775845862" r:id="rId178"/>
        </w:object>
      </w:r>
      <w:r w:rsidRPr="000C1F93">
        <w:rPr>
          <w:rFonts w:hint="eastAsia"/>
          <w:sz w:val="26"/>
          <w:szCs w:val="26"/>
        </w:rPr>
        <w:t>，</w:t>
      </w:r>
      <w:r w:rsidR="0064102F" w:rsidRPr="000C1F93">
        <w:rPr>
          <w:position w:val="-6"/>
          <w:sz w:val="26"/>
          <w:szCs w:val="26"/>
        </w:rPr>
        <w:object w:dxaOrig="139" w:dyaOrig="260" w14:anchorId="21905994">
          <v:shape id="_x0000_i1133" type="#_x0000_t75" style="width:7pt;height:12.6pt" o:ole="">
            <v:imagedata r:id="rId179" o:title=""/>
          </v:shape>
          <o:OLEObject Type="Embed" ProgID="Equation.DSMT4" ShapeID="_x0000_i1133" DrawAspect="Content" ObjectID="_1775845863" r:id="rId180"/>
        </w:object>
      </w:r>
      <w:r w:rsidR="0064102F" w:rsidRPr="000C1F93">
        <w:rPr>
          <w:rFonts w:hint="eastAsia"/>
          <w:sz w:val="26"/>
          <w:szCs w:val="26"/>
        </w:rPr>
        <w:t>加</w:t>
      </w:r>
      <w:r w:rsidR="0064102F" w:rsidRPr="000C1F93">
        <w:rPr>
          <w:rFonts w:hint="eastAsia"/>
          <w:sz w:val="26"/>
          <w:szCs w:val="26"/>
        </w:rPr>
        <w:t>1</w:t>
      </w:r>
      <w:r w:rsidRPr="000C1F93">
        <w:rPr>
          <w:rFonts w:hint="eastAsia"/>
          <w:sz w:val="26"/>
          <w:szCs w:val="26"/>
        </w:rPr>
        <w:t>，回到</w:t>
      </w:r>
      <w:r w:rsidRPr="000C1F93">
        <w:rPr>
          <w:rFonts w:hint="eastAsia"/>
          <w:sz w:val="26"/>
          <w:szCs w:val="26"/>
        </w:rPr>
        <w:t>S</w:t>
      </w:r>
      <w:r w:rsidRPr="000C1F93">
        <w:rPr>
          <w:sz w:val="26"/>
          <w:szCs w:val="26"/>
        </w:rPr>
        <w:t>3.1</w:t>
      </w:r>
      <w:r w:rsidR="0064102F" w:rsidRPr="000C1F93">
        <w:rPr>
          <w:rFonts w:hint="eastAsia"/>
          <w:sz w:val="26"/>
          <w:szCs w:val="26"/>
        </w:rPr>
        <w:t>，</w:t>
      </w:r>
      <w:r w:rsidR="00C47DC6" w:rsidRPr="000C1F93">
        <w:rPr>
          <w:rFonts w:hint="eastAsia"/>
          <w:sz w:val="26"/>
          <w:szCs w:val="26"/>
        </w:rPr>
        <w:t>否则当</w:t>
      </w:r>
      <w:r w:rsidR="00C47DC6" w:rsidRPr="000C1F93">
        <w:rPr>
          <w:position w:val="-6"/>
          <w:sz w:val="26"/>
          <w:szCs w:val="26"/>
        </w:rPr>
        <w:object w:dxaOrig="495" w:dyaOrig="255" w14:anchorId="6B4F9A1B">
          <v:shape id="_x0000_i1134" type="#_x0000_t75" style="width:24.8pt;height:12.6pt" o:ole="">
            <v:imagedata r:id="rId94" o:title=""/>
          </v:shape>
          <o:OLEObject Type="Embed" ProgID="Equation.DSMT4" ShapeID="_x0000_i1134" DrawAspect="Content" ObjectID="_1775845864" r:id="rId181"/>
        </w:object>
      </w:r>
      <w:r w:rsidR="00C47DC6" w:rsidRPr="000C1F93">
        <w:rPr>
          <w:rFonts w:hint="eastAsia"/>
          <w:sz w:val="26"/>
          <w:szCs w:val="26"/>
        </w:rPr>
        <w:t>，进入下一步</w:t>
      </w:r>
      <w:r w:rsidRPr="000C1F93">
        <w:rPr>
          <w:rFonts w:hint="eastAsia"/>
          <w:sz w:val="26"/>
          <w:szCs w:val="26"/>
        </w:rPr>
        <w:t>。</w:t>
      </w:r>
    </w:p>
    <w:p w14:paraId="52DF37CC"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3</w:t>
      </w:r>
      <w:r w:rsidRPr="000C1F93">
        <w:rPr>
          <w:rFonts w:hint="eastAsia"/>
          <w:sz w:val="26"/>
          <w:szCs w:val="26"/>
        </w:rPr>
        <w:t>.</w:t>
      </w:r>
      <w:r w:rsidRPr="000C1F93">
        <w:rPr>
          <w:sz w:val="26"/>
          <w:szCs w:val="26"/>
        </w:rPr>
        <w:t>7</w:t>
      </w:r>
      <w:r w:rsidRPr="000C1F93">
        <w:rPr>
          <w:rFonts w:hint="eastAsia"/>
          <w:sz w:val="26"/>
          <w:szCs w:val="26"/>
        </w:rPr>
        <w:t>：得到所有可攻击区域中分支区间的参考点集</w:t>
      </w:r>
      <w:r w:rsidRPr="000C1F93">
        <w:rPr>
          <w:sz w:val="26"/>
          <w:szCs w:val="26"/>
        </w:rPr>
        <w:object w:dxaOrig="2334" w:dyaOrig="364" w14:anchorId="79B69D39">
          <v:shape id="_x0000_i1135" type="#_x0000_t75" style="width:116.4pt;height:17.75pt" o:ole="">
            <v:imagedata r:id="rId96" o:title=""/>
          </v:shape>
          <o:OLEObject Type="Embed" ProgID="Equation.DSMT4" ShapeID="_x0000_i1135" DrawAspect="Content" ObjectID="_1775845865" r:id="rId182"/>
        </w:object>
      </w:r>
      <w:r w:rsidRPr="000C1F93">
        <w:rPr>
          <w:rFonts w:hint="eastAsia"/>
          <w:sz w:val="26"/>
          <w:szCs w:val="26"/>
        </w:rPr>
        <w:t>。</w:t>
      </w:r>
    </w:p>
    <w:p w14:paraId="586C793B" w14:textId="77777777" w:rsidR="00572BA3" w:rsidRPr="000C1F93" w:rsidRDefault="00572BA3" w:rsidP="000272A9">
      <w:pPr>
        <w:snapToGrid w:val="0"/>
        <w:spacing w:line="360" w:lineRule="auto"/>
        <w:ind w:firstLineChars="200" w:firstLine="520"/>
        <w:rPr>
          <w:sz w:val="26"/>
          <w:szCs w:val="26"/>
        </w:rPr>
      </w:pPr>
      <w:r w:rsidRPr="000C1F93">
        <w:rPr>
          <w:rFonts w:hint="eastAsia"/>
          <w:sz w:val="26"/>
          <w:szCs w:val="26"/>
        </w:rPr>
        <w:t>S</w:t>
      </w:r>
      <w:r w:rsidRPr="000C1F93">
        <w:rPr>
          <w:sz w:val="26"/>
          <w:szCs w:val="26"/>
        </w:rPr>
        <w:t>3.8</w:t>
      </w:r>
      <w:r w:rsidRPr="000C1F93">
        <w:rPr>
          <w:rFonts w:hint="eastAsia"/>
          <w:sz w:val="26"/>
          <w:szCs w:val="26"/>
        </w:rPr>
        <w:t>：全排列参考点集</w:t>
      </w:r>
      <w:r w:rsidRPr="000C1F93">
        <w:rPr>
          <w:sz w:val="26"/>
          <w:szCs w:val="26"/>
        </w:rPr>
        <w:object w:dxaOrig="303" w:dyaOrig="364" w14:anchorId="6DBA910F">
          <v:shape id="_x0000_i1136" type="#_x0000_t75" style="width:14.95pt;height:17.75pt" o:ole="">
            <v:imagedata r:id="rId98" o:title=""/>
          </v:shape>
          <o:OLEObject Type="Embed" ProgID="Equation.DSMT4" ShapeID="_x0000_i1136" DrawAspect="Content" ObjectID="_1775845866" r:id="rId183"/>
        </w:object>
      </w:r>
      <w:r w:rsidRPr="000C1F93">
        <w:rPr>
          <w:rFonts w:hint="eastAsia"/>
          <w:sz w:val="26"/>
          <w:szCs w:val="26"/>
        </w:rPr>
        <w:t>，计算每一个</w:t>
      </w:r>
      <w:r w:rsidRPr="000C1F93">
        <w:rPr>
          <w:sz w:val="26"/>
          <w:szCs w:val="26"/>
        </w:rPr>
        <w:object w:dxaOrig="440" w:dyaOrig="379" w14:anchorId="295BE84F">
          <v:shape id="_x0000_i1137" type="#_x0000_t75" style="width:21.95pt;height:19.15pt" o:ole="">
            <v:imagedata r:id="rId100" o:title=""/>
          </v:shape>
          <o:OLEObject Type="Embed" ProgID="Equation.DSMT4" ShapeID="_x0000_i1137" DrawAspect="Content" ObjectID="_1775845867" r:id="rId184"/>
        </w:object>
      </w:r>
      <w:r w:rsidRPr="000C1F93">
        <w:rPr>
          <w:rFonts w:hint="eastAsia"/>
          <w:sz w:val="26"/>
          <w:szCs w:val="26"/>
        </w:rPr>
        <w:t>、</w:t>
      </w:r>
      <w:r w:rsidRPr="000C1F93">
        <w:rPr>
          <w:sz w:val="26"/>
          <w:szCs w:val="26"/>
        </w:rPr>
        <w:object w:dxaOrig="515" w:dyaOrig="379" w14:anchorId="45EBDBEA">
          <v:shape id="_x0000_i1138" type="#_x0000_t75" style="width:26.2pt;height:19.15pt" o:ole="">
            <v:imagedata r:id="rId102" o:title=""/>
          </v:shape>
          <o:OLEObject Type="Embed" ProgID="Equation.DSMT4" ShapeID="_x0000_i1138" DrawAspect="Content" ObjectID="_1775845868" r:id="rId185"/>
        </w:object>
      </w:r>
      <w:r w:rsidRPr="000C1F93">
        <w:rPr>
          <w:rFonts w:hint="eastAsia"/>
          <w:sz w:val="26"/>
          <w:szCs w:val="26"/>
        </w:rPr>
        <w:t>全排列时全局</w:t>
      </w:r>
      <w:proofErr w:type="spellStart"/>
      <w:r w:rsidRPr="000C1F93">
        <w:rPr>
          <w:rFonts w:hint="eastAsia"/>
          <w:sz w:val="26"/>
          <w:szCs w:val="26"/>
        </w:rPr>
        <w:t>Dubins</w:t>
      </w:r>
      <w:proofErr w:type="spellEnd"/>
      <w:r w:rsidRPr="000C1F93">
        <w:rPr>
          <w:rFonts w:hint="eastAsia"/>
          <w:sz w:val="26"/>
          <w:szCs w:val="26"/>
        </w:rPr>
        <w:t>航迹长度</w:t>
      </w:r>
      <w:r w:rsidRPr="000C1F93">
        <w:rPr>
          <w:sz w:val="26"/>
          <w:szCs w:val="26"/>
        </w:rPr>
        <w:object w:dxaOrig="440" w:dyaOrig="364" w14:anchorId="04608936">
          <v:shape id="_x0000_i1139" type="#_x0000_t75" style="width:21.95pt;height:17.75pt" o:ole="">
            <v:imagedata r:id="rId104" o:title=""/>
          </v:shape>
          <o:OLEObject Type="Embed" ProgID="Equation.DSMT4" ShapeID="_x0000_i1139" DrawAspect="Content" ObjectID="_1775845869" r:id="rId186"/>
        </w:object>
      </w:r>
      <w:r w:rsidRPr="000C1F93">
        <w:rPr>
          <w:sz w:val="26"/>
          <w:szCs w:val="26"/>
        </w:rPr>
        <w:t>和</w:t>
      </w:r>
      <w:r w:rsidRPr="000C1F93">
        <w:rPr>
          <w:sz w:val="26"/>
          <w:szCs w:val="26"/>
        </w:rPr>
        <w:object w:dxaOrig="515" w:dyaOrig="379" w14:anchorId="067C90FF">
          <v:shape id="_x0000_i1140" type="#_x0000_t75" style="width:26.2pt;height:19.15pt" o:ole="">
            <v:imagedata r:id="rId106" o:title=""/>
          </v:shape>
          <o:OLEObject Type="Embed" ProgID="Equation.DSMT4" ShapeID="_x0000_i1140" DrawAspect="Content" ObjectID="_1775845870" r:id="rId187"/>
        </w:object>
      </w:r>
      <w:r w:rsidRPr="000C1F93">
        <w:rPr>
          <w:rFonts w:hint="eastAsia"/>
          <w:sz w:val="26"/>
          <w:szCs w:val="26"/>
        </w:rPr>
        <w:t>，比较后进行剪支，更新分支区间，比较公式如下：</w:t>
      </w:r>
    </w:p>
    <w:p w14:paraId="5473AA65" w14:textId="77777777" w:rsidR="00572BA3" w:rsidRPr="000C1F93" w:rsidRDefault="00572BA3" w:rsidP="00572BA3">
      <w:pPr>
        <w:snapToGrid w:val="0"/>
        <w:spacing w:line="360" w:lineRule="auto"/>
        <w:ind w:firstLine="480"/>
        <w:jc w:val="center"/>
        <w:rPr>
          <w:sz w:val="26"/>
          <w:szCs w:val="26"/>
        </w:rPr>
      </w:pPr>
      <w:r w:rsidRPr="000C1F93">
        <w:rPr>
          <w:position w:val="-4"/>
          <w:sz w:val="26"/>
          <w:szCs w:val="26"/>
        </w:rPr>
        <w:object w:dxaOrig="4153" w:dyaOrig="803" w14:anchorId="73D338D6">
          <v:shape id="_x0000_i1141" type="#_x0000_t75" style="width:207.6pt;height:40.2pt" o:ole="">
            <v:imagedata r:id="rId108" o:title=""/>
          </v:shape>
          <o:OLEObject Type="Embed" ProgID="Equation.DSMT4" ShapeID="_x0000_i1141" DrawAspect="Content" ObjectID="_1775845871" r:id="rId188"/>
        </w:object>
      </w:r>
    </w:p>
    <w:p w14:paraId="745CB5FC" w14:textId="77777777" w:rsidR="00572BA3" w:rsidRPr="000C1F93" w:rsidRDefault="00572BA3" w:rsidP="00335426">
      <w:pPr>
        <w:snapToGrid w:val="0"/>
        <w:spacing w:line="360" w:lineRule="auto"/>
        <w:ind w:firstLineChars="200" w:firstLine="520"/>
        <w:rPr>
          <w:sz w:val="26"/>
          <w:szCs w:val="26"/>
        </w:rPr>
      </w:pPr>
      <w:r w:rsidRPr="000C1F93">
        <w:rPr>
          <w:rFonts w:hint="eastAsia"/>
          <w:sz w:val="26"/>
          <w:szCs w:val="26"/>
        </w:rPr>
        <w:t>S</w:t>
      </w:r>
      <w:r w:rsidRPr="000C1F93">
        <w:rPr>
          <w:sz w:val="26"/>
          <w:szCs w:val="26"/>
        </w:rPr>
        <w:t>3.9</w:t>
      </w:r>
      <w:r w:rsidRPr="000C1F93">
        <w:rPr>
          <w:rFonts w:hint="eastAsia"/>
          <w:sz w:val="26"/>
          <w:szCs w:val="26"/>
        </w:rPr>
        <w:t>：回到</w:t>
      </w:r>
      <w:r w:rsidRPr="000C1F93">
        <w:rPr>
          <w:rFonts w:hint="eastAsia"/>
          <w:sz w:val="26"/>
          <w:szCs w:val="26"/>
        </w:rPr>
        <w:t>S</w:t>
      </w:r>
      <w:r w:rsidRPr="000C1F93">
        <w:rPr>
          <w:sz w:val="26"/>
          <w:szCs w:val="26"/>
        </w:rPr>
        <w:t>3</w:t>
      </w:r>
      <w:r w:rsidRPr="000C1F93">
        <w:rPr>
          <w:rFonts w:hint="eastAsia"/>
          <w:sz w:val="26"/>
          <w:szCs w:val="26"/>
        </w:rPr>
        <w:t>.</w:t>
      </w:r>
      <w:r w:rsidRPr="000C1F93">
        <w:rPr>
          <w:sz w:val="26"/>
          <w:szCs w:val="26"/>
        </w:rPr>
        <w:t>1</w:t>
      </w:r>
      <w:r w:rsidRPr="000C1F93">
        <w:rPr>
          <w:rFonts w:hint="eastAsia"/>
          <w:sz w:val="26"/>
          <w:szCs w:val="26"/>
        </w:rPr>
        <w:t>不断缩小分支区间，直到</w:t>
      </w:r>
      <w:r w:rsidRPr="000C1F93">
        <w:rPr>
          <w:sz w:val="26"/>
          <w:szCs w:val="26"/>
        </w:rPr>
        <w:object w:dxaOrig="606" w:dyaOrig="364" w14:anchorId="09385E69">
          <v:shape id="_x0000_i1142" type="#_x0000_t75" style="width:30.4pt;height:17.75pt" o:ole="">
            <v:imagedata r:id="rId110" o:title=""/>
          </v:shape>
          <o:OLEObject Type="Embed" ProgID="Equation.DSMT4" ShapeID="_x0000_i1142" DrawAspect="Content" ObjectID="_1775845872" r:id="rId189"/>
        </w:object>
      </w:r>
      <w:r w:rsidRPr="000C1F93">
        <w:rPr>
          <w:sz w:val="26"/>
          <w:szCs w:val="26"/>
        </w:rPr>
        <w:t>的</w:t>
      </w:r>
      <w:proofErr w:type="gramStart"/>
      <w:r w:rsidRPr="000C1F93">
        <w:rPr>
          <w:sz w:val="26"/>
          <w:szCs w:val="26"/>
        </w:rPr>
        <w:t>值不</w:t>
      </w:r>
      <w:r w:rsidRPr="000C1F93">
        <w:rPr>
          <w:rFonts w:hint="eastAsia"/>
          <w:sz w:val="26"/>
          <w:szCs w:val="26"/>
        </w:rPr>
        <w:t>再</w:t>
      </w:r>
      <w:proofErr w:type="gramEnd"/>
      <w:r w:rsidRPr="000C1F93">
        <w:rPr>
          <w:sz w:val="26"/>
          <w:szCs w:val="26"/>
        </w:rPr>
        <w:t>发生改变</w:t>
      </w:r>
      <w:r w:rsidRPr="000C1F93">
        <w:rPr>
          <w:rFonts w:hint="eastAsia"/>
          <w:sz w:val="26"/>
          <w:szCs w:val="26"/>
        </w:rPr>
        <w:t>，此时</w:t>
      </w:r>
      <w:r w:rsidRPr="000C1F93">
        <w:rPr>
          <w:sz w:val="26"/>
          <w:szCs w:val="26"/>
        </w:rPr>
        <w:object w:dxaOrig="606" w:dyaOrig="364" w14:anchorId="528A8E94">
          <v:shape id="_x0000_i1143" type="#_x0000_t75" style="width:30.4pt;height:17.75pt" o:ole="">
            <v:imagedata r:id="rId112" o:title=""/>
          </v:shape>
          <o:OLEObject Type="Embed" ProgID="Equation.DSMT4" ShapeID="_x0000_i1143" DrawAspect="Content" ObjectID="_1775845873" r:id="rId190"/>
        </w:object>
      </w:r>
      <w:r w:rsidRPr="000C1F93">
        <w:rPr>
          <w:rFonts w:hint="eastAsia"/>
          <w:sz w:val="26"/>
          <w:szCs w:val="26"/>
        </w:rPr>
        <w:t>所对应坐标点即为目标</w:t>
      </w:r>
      <w:r w:rsidRPr="000C1F93">
        <w:rPr>
          <w:sz w:val="26"/>
          <w:szCs w:val="26"/>
        </w:rPr>
        <w:object w:dxaOrig="227" w:dyaOrig="364" w14:anchorId="288C9298">
          <v:shape id="_x0000_i1144" type="#_x0000_t75" style="width:11.7pt;height:17.75pt" o:ole="">
            <v:imagedata r:id="rId16" o:title=""/>
          </v:shape>
          <o:OLEObject Type="Embed" ProgID="Equation.DSMT4" ShapeID="_x0000_i1144" DrawAspect="Content" ObjectID="_1775845874" r:id="rId191"/>
        </w:object>
      </w:r>
      <w:r w:rsidRPr="000C1F93">
        <w:rPr>
          <w:rFonts w:hint="eastAsia"/>
          <w:sz w:val="26"/>
          <w:szCs w:val="26"/>
        </w:rPr>
        <w:t>可打击区域上使得攻击航迹最优的点</w:t>
      </w:r>
      <w:r w:rsidRPr="000C1F93">
        <w:rPr>
          <w:sz w:val="26"/>
          <w:szCs w:val="26"/>
        </w:rPr>
        <w:object w:dxaOrig="455" w:dyaOrig="364" w14:anchorId="33E087FE">
          <v:shape id="_x0000_i1145" type="#_x0000_t75" style="width:22.9pt;height:17.75pt" o:ole="">
            <v:imagedata r:id="rId115" o:title=""/>
          </v:shape>
          <o:OLEObject Type="Embed" ProgID="Equation.DSMT4" ShapeID="_x0000_i1145" DrawAspect="Content" ObjectID="_1775845875" r:id="rId192"/>
        </w:object>
      </w:r>
      <w:r w:rsidRPr="000C1F93">
        <w:rPr>
          <w:rFonts w:hint="eastAsia"/>
          <w:sz w:val="26"/>
          <w:szCs w:val="26"/>
        </w:rPr>
        <w:t>，其</w:t>
      </w:r>
      <w:r w:rsidRPr="000C1F93">
        <w:rPr>
          <w:sz w:val="26"/>
          <w:szCs w:val="26"/>
        </w:rPr>
        <w:t>坐标</w:t>
      </w:r>
      <w:r w:rsidRPr="000C1F93">
        <w:rPr>
          <w:rFonts w:hint="eastAsia"/>
          <w:sz w:val="26"/>
          <w:szCs w:val="26"/>
        </w:rPr>
        <w:t>为</w:t>
      </w:r>
      <w:r w:rsidRPr="000C1F93">
        <w:rPr>
          <w:sz w:val="26"/>
          <w:szCs w:val="26"/>
        </w:rPr>
        <w:t>：</w:t>
      </w:r>
    </w:p>
    <w:p w14:paraId="23BE87D3" w14:textId="77777777" w:rsidR="00572BA3" w:rsidRPr="000C1F93" w:rsidRDefault="00572BA3" w:rsidP="00572BA3">
      <w:pPr>
        <w:snapToGrid w:val="0"/>
        <w:spacing w:line="360" w:lineRule="auto"/>
        <w:ind w:firstLine="480"/>
        <w:jc w:val="center"/>
        <w:rPr>
          <w:sz w:val="26"/>
          <w:szCs w:val="26"/>
        </w:rPr>
      </w:pPr>
      <w:r w:rsidRPr="000C1F93">
        <w:rPr>
          <w:position w:val="-4"/>
          <w:sz w:val="26"/>
          <w:szCs w:val="26"/>
        </w:rPr>
        <w:object w:dxaOrig="2941" w:dyaOrig="1122" w14:anchorId="47CDECA5">
          <v:shape id="_x0000_i1146" type="#_x0000_t75" style="width:147.25pt;height:56.1pt" o:ole="">
            <v:imagedata r:id="rId117" o:title=""/>
          </v:shape>
          <o:OLEObject Type="Embed" ProgID="Equation.DSMT4" ShapeID="_x0000_i1146" DrawAspect="Content" ObjectID="_1775845876" r:id="rId193"/>
        </w:object>
      </w:r>
    </w:p>
    <w:p w14:paraId="5F6D661E" w14:textId="77777777" w:rsidR="00572BA3" w:rsidRPr="000C1F93" w:rsidRDefault="00572BA3" w:rsidP="00335426">
      <w:pPr>
        <w:snapToGrid w:val="0"/>
        <w:spacing w:line="360" w:lineRule="auto"/>
        <w:ind w:firstLineChars="200" w:firstLine="520"/>
        <w:rPr>
          <w:sz w:val="26"/>
          <w:szCs w:val="26"/>
        </w:rPr>
      </w:pPr>
      <w:r w:rsidRPr="000C1F93">
        <w:rPr>
          <w:rFonts w:hint="eastAsia"/>
          <w:sz w:val="26"/>
          <w:szCs w:val="26"/>
        </w:rPr>
        <w:t>参见</w:t>
      </w:r>
      <w:r w:rsidRPr="000C1F93">
        <w:rPr>
          <w:sz w:val="26"/>
          <w:szCs w:val="26"/>
        </w:rPr>
        <w:fldChar w:fldCharType="begin"/>
      </w:r>
      <w:r w:rsidRPr="000C1F93">
        <w:rPr>
          <w:sz w:val="26"/>
          <w:szCs w:val="26"/>
        </w:rPr>
        <w:instrText xml:space="preserve"> </w:instrText>
      </w:r>
      <w:r w:rsidRPr="000C1F93">
        <w:rPr>
          <w:rFonts w:hint="eastAsia"/>
          <w:sz w:val="26"/>
          <w:szCs w:val="26"/>
        </w:rPr>
        <w:instrText>REF _Ref156415105 \h</w:instrText>
      </w:r>
      <w:r w:rsidRPr="000C1F93">
        <w:rPr>
          <w:sz w:val="26"/>
          <w:szCs w:val="26"/>
        </w:rPr>
        <w:instrText xml:space="preserve">  \* MERGEFORMAT </w:instrText>
      </w:r>
      <w:r w:rsidRPr="000C1F93">
        <w:rPr>
          <w:sz w:val="26"/>
          <w:szCs w:val="26"/>
        </w:rPr>
      </w:r>
      <w:r w:rsidRPr="000C1F93">
        <w:rPr>
          <w:sz w:val="26"/>
          <w:szCs w:val="26"/>
        </w:rPr>
        <w:fldChar w:fldCharType="separate"/>
      </w:r>
      <w:r w:rsidRPr="000C1F93">
        <w:rPr>
          <w:rFonts w:hint="eastAsia"/>
          <w:sz w:val="26"/>
          <w:szCs w:val="26"/>
        </w:rPr>
        <w:t>图</w:t>
      </w:r>
      <w:r w:rsidRPr="000C1F93">
        <w:rPr>
          <w:rFonts w:hint="eastAsia"/>
          <w:sz w:val="26"/>
          <w:szCs w:val="26"/>
        </w:rPr>
        <w:t xml:space="preserve"> </w:t>
      </w:r>
      <w:r w:rsidRPr="000C1F93">
        <w:rPr>
          <w:sz w:val="26"/>
          <w:szCs w:val="26"/>
        </w:rPr>
        <w:t>2</w:t>
      </w:r>
      <w:r w:rsidRPr="000C1F93">
        <w:rPr>
          <w:sz w:val="26"/>
          <w:szCs w:val="26"/>
        </w:rPr>
        <w:fldChar w:fldCharType="end"/>
      </w:r>
      <w:r w:rsidRPr="000C1F93">
        <w:rPr>
          <w:rFonts w:hint="eastAsia"/>
          <w:sz w:val="26"/>
          <w:szCs w:val="26"/>
        </w:rPr>
        <w:t>圆点即为所有目标可攻击范围对应的最优打击点。</w:t>
      </w:r>
    </w:p>
    <w:p w14:paraId="5214ABAA" w14:textId="1C5A37E9" w:rsidR="00572BA3" w:rsidRPr="000C1F93" w:rsidRDefault="00572BA3" w:rsidP="00335426">
      <w:pPr>
        <w:snapToGrid w:val="0"/>
        <w:spacing w:line="360" w:lineRule="auto"/>
        <w:ind w:firstLineChars="200" w:firstLine="520"/>
        <w:rPr>
          <w:sz w:val="26"/>
          <w:szCs w:val="26"/>
        </w:rPr>
      </w:pPr>
      <w:r w:rsidRPr="000C1F93">
        <w:rPr>
          <w:rFonts w:hint="eastAsia"/>
          <w:sz w:val="26"/>
          <w:szCs w:val="26"/>
        </w:rPr>
        <w:t>S</w:t>
      </w:r>
      <w:r w:rsidRPr="000C1F93">
        <w:rPr>
          <w:sz w:val="26"/>
          <w:szCs w:val="26"/>
        </w:rPr>
        <w:t>4</w:t>
      </w:r>
      <w:r w:rsidRPr="000C1F93">
        <w:rPr>
          <w:rFonts w:hint="eastAsia"/>
          <w:sz w:val="26"/>
          <w:szCs w:val="26"/>
        </w:rPr>
        <w:t>：参见</w:t>
      </w:r>
      <w:r w:rsidRPr="000C1F93">
        <w:rPr>
          <w:sz w:val="26"/>
          <w:szCs w:val="26"/>
        </w:rPr>
        <w:fldChar w:fldCharType="begin"/>
      </w:r>
      <w:r w:rsidRPr="000C1F93">
        <w:rPr>
          <w:sz w:val="26"/>
          <w:szCs w:val="26"/>
        </w:rPr>
        <w:instrText xml:space="preserve"> </w:instrText>
      </w:r>
      <w:r w:rsidRPr="000C1F93">
        <w:rPr>
          <w:rFonts w:hint="eastAsia"/>
          <w:sz w:val="26"/>
          <w:szCs w:val="26"/>
        </w:rPr>
        <w:instrText>REF _Ref156663880 \h</w:instrText>
      </w:r>
      <w:r w:rsidRPr="000C1F93">
        <w:rPr>
          <w:sz w:val="26"/>
          <w:szCs w:val="26"/>
        </w:rPr>
        <w:instrText xml:space="preserve">  \* MERGEFORMAT </w:instrText>
      </w:r>
      <w:r w:rsidRPr="000C1F93">
        <w:rPr>
          <w:sz w:val="26"/>
          <w:szCs w:val="26"/>
        </w:rPr>
      </w:r>
      <w:r w:rsidRPr="000C1F93">
        <w:rPr>
          <w:sz w:val="26"/>
          <w:szCs w:val="26"/>
        </w:rPr>
        <w:fldChar w:fldCharType="separate"/>
      </w:r>
      <w:r w:rsidRPr="000C1F93">
        <w:rPr>
          <w:rFonts w:hint="eastAsia"/>
          <w:sz w:val="26"/>
          <w:szCs w:val="26"/>
        </w:rPr>
        <w:t>图</w:t>
      </w:r>
      <w:r w:rsidRPr="000C1F93">
        <w:rPr>
          <w:rFonts w:hint="eastAsia"/>
          <w:sz w:val="26"/>
          <w:szCs w:val="26"/>
        </w:rPr>
        <w:t xml:space="preserve"> </w:t>
      </w:r>
      <w:r w:rsidRPr="000C1F93">
        <w:rPr>
          <w:sz w:val="26"/>
          <w:szCs w:val="26"/>
        </w:rPr>
        <w:t>3</w:t>
      </w:r>
      <w:r w:rsidRPr="000C1F93">
        <w:rPr>
          <w:sz w:val="26"/>
          <w:szCs w:val="26"/>
        </w:rPr>
        <w:fldChar w:fldCharType="end"/>
      </w:r>
      <w:r w:rsidRPr="000C1F93">
        <w:rPr>
          <w:rFonts w:hint="eastAsia"/>
          <w:sz w:val="26"/>
          <w:szCs w:val="26"/>
        </w:rPr>
        <w:t>实线即为采用</w:t>
      </w:r>
      <w:proofErr w:type="spellStart"/>
      <w:r w:rsidRPr="000C1F93">
        <w:rPr>
          <w:rFonts w:hint="eastAsia"/>
          <w:sz w:val="26"/>
          <w:szCs w:val="26"/>
        </w:rPr>
        <w:t>Dubins</w:t>
      </w:r>
      <w:proofErr w:type="spellEnd"/>
      <w:r w:rsidRPr="000C1F93">
        <w:rPr>
          <w:rFonts w:hint="eastAsia"/>
          <w:sz w:val="26"/>
          <w:szCs w:val="26"/>
        </w:rPr>
        <w:t>曲线连接各目标可打击预期上的打击点，得到满足无人机动力学约束的全局最优攻击航迹。</w:t>
      </w:r>
    </w:p>
    <w:p w14:paraId="7E0A6D93" w14:textId="4089B2BD" w:rsidR="00572BA3" w:rsidRPr="000C1F93" w:rsidRDefault="00572BA3" w:rsidP="00335426">
      <w:pPr>
        <w:snapToGrid w:val="0"/>
        <w:spacing w:line="360" w:lineRule="auto"/>
        <w:ind w:firstLineChars="200" w:firstLine="520"/>
        <w:rPr>
          <w:sz w:val="26"/>
          <w:szCs w:val="26"/>
        </w:rPr>
      </w:pPr>
      <w:r w:rsidRPr="000C1F93">
        <w:rPr>
          <w:rFonts w:hint="eastAsia"/>
          <w:sz w:val="26"/>
          <w:szCs w:val="26"/>
        </w:rPr>
        <w:t>本发明方法流程参见</w:t>
      </w:r>
      <w:r w:rsidRPr="000C1F93">
        <w:rPr>
          <w:sz w:val="26"/>
          <w:szCs w:val="26"/>
        </w:rPr>
        <w:fldChar w:fldCharType="begin"/>
      </w:r>
      <w:r w:rsidRPr="000C1F93">
        <w:rPr>
          <w:sz w:val="26"/>
          <w:szCs w:val="26"/>
        </w:rPr>
        <w:instrText xml:space="preserve"> </w:instrText>
      </w:r>
      <w:r w:rsidRPr="000C1F93">
        <w:rPr>
          <w:rFonts w:hint="eastAsia"/>
          <w:sz w:val="26"/>
          <w:szCs w:val="26"/>
        </w:rPr>
        <w:instrText>REF _Ref157357303 \h</w:instrText>
      </w:r>
      <w:r w:rsidRPr="000C1F93">
        <w:rPr>
          <w:sz w:val="26"/>
          <w:szCs w:val="26"/>
        </w:rPr>
        <w:instrText xml:space="preserve">  \* MERGEFORMAT </w:instrText>
      </w:r>
      <w:r w:rsidRPr="000C1F93">
        <w:rPr>
          <w:sz w:val="26"/>
          <w:szCs w:val="26"/>
        </w:rPr>
      </w:r>
      <w:r w:rsidRPr="000C1F93">
        <w:rPr>
          <w:sz w:val="26"/>
          <w:szCs w:val="26"/>
        </w:rPr>
        <w:fldChar w:fldCharType="separate"/>
      </w:r>
      <w:r w:rsidRPr="000C1F93">
        <w:rPr>
          <w:rFonts w:hint="eastAsia"/>
          <w:sz w:val="26"/>
          <w:szCs w:val="26"/>
        </w:rPr>
        <w:t>图</w:t>
      </w:r>
      <w:r w:rsidRPr="000C1F93">
        <w:rPr>
          <w:rFonts w:hint="eastAsia"/>
          <w:sz w:val="26"/>
          <w:szCs w:val="26"/>
        </w:rPr>
        <w:t xml:space="preserve"> </w:t>
      </w:r>
      <w:r w:rsidRPr="000C1F93">
        <w:rPr>
          <w:sz w:val="26"/>
          <w:szCs w:val="26"/>
        </w:rPr>
        <w:t>4</w:t>
      </w:r>
      <w:r w:rsidRPr="000C1F93">
        <w:rPr>
          <w:sz w:val="26"/>
          <w:szCs w:val="26"/>
        </w:rPr>
        <w:fldChar w:fldCharType="end"/>
      </w:r>
      <w:r w:rsidRPr="000C1F93">
        <w:rPr>
          <w:rFonts w:hint="eastAsia"/>
          <w:sz w:val="26"/>
          <w:szCs w:val="26"/>
        </w:rPr>
        <w:t>。首先根据无人机最大武器射程和目标的威胁半径建立几何模型求解目标可打击范围；根据目标位置坐标以及无人机最大飞行航迹建立航迹规划模型，然后通过分支定界</w:t>
      </w:r>
      <w:r w:rsidRPr="000C1F93">
        <w:rPr>
          <w:rFonts w:hint="eastAsia"/>
          <w:sz w:val="26"/>
          <w:szCs w:val="26"/>
        </w:rPr>
        <w:t>-</w:t>
      </w:r>
      <w:r w:rsidRPr="000C1F93">
        <w:rPr>
          <w:rFonts w:hint="eastAsia"/>
          <w:sz w:val="26"/>
          <w:szCs w:val="26"/>
        </w:rPr>
        <w:t>枚举组合方法确定</w:t>
      </w:r>
      <w:proofErr w:type="gramStart"/>
      <w:r w:rsidRPr="000C1F93">
        <w:rPr>
          <w:rFonts w:hint="eastAsia"/>
          <w:sz w:val="26"/>
          <w:szCs w:val="26"/>
        </w:rPr>
        <w:t>各打击</w:t>
      </w:r>
      <w:proofErr w:type="gramEnd"/>
      <w:r w:rsidRPr="000C1F93">
        <w:rPr>
          <w:rFonts w:hint="eastAsia"/>
          <w:sz w:val="26"/>
          <w:szCs w:val="26"/>
        </w:rPr>
        <w:t>范围对应的全局最优打击点及打击次序，最后结合无人机的最小转弯半径采用</w:t>
      </w:r>
      <w:proofErr w:type="spellStart"/>
      <w:r w:rsidRPr="000C1F93">
        <w:rPr>
          <w:rFonts w:hint="eastAsia"/>
          <w:sz w:val="26"/>
          <w:szCs w:val="26"/>
        </w:rPr>
        <w:t>Dubins</w:t>
      </w:r>
      <w:proofErr w:type="spellEnd"/>
      <w:r w:rsidRPr="000C1F93">
        <w:rPr>
          <w:rFonts w:hint="eastAsia"/>
          <w:sz w:val="26"/>
          <w:szCs w:val="26"/>
        </w:rPr>
        <w:t>曲线依次连接</w:t>
      </w:r>
      <w:proofErr w:type="gramStart"/>
      <w:r w:rsidRPr="000C1F93">
        <w:rPr>
          <w:rFonts w:hint="eastAsia"/>
          <w:sz w:val="26"/>
          <w:szCs w:val="26"/>
        </w:rPr>
        <w:t>各打击点得</w:t>
      </w:r>
      <w:proofErr w:type="gramEnd"/>
      <w:r w:rsidRPr="000C1F93">
        <w:rPr>
          <w:rFonts w:hint="eastAsia"/>
          <w:sz w:val="26"/>
          <w:szCs w:val="26"/>
        </w:rPr>
        <w:t>到全局最优攻击航迹。在尽可能短时间和低能耗的情况下完成所有打击任务，有效提高无人机攻击的时效性以及任务执行率。</w:t>
      </w:r>
    </w:p>
    <w:p w14:paraId="76B6E514" w14:textId="7E2653D4" w:rsidR="00B2457C" w:rsidRPr="000C1F93" w:rsidRDefault="00B2457C" w:rsidP="00F52A36">
      <w:pPr>
        <w:tabs>
          <w:tab w:val="left" w:pos="4253"/>
        </w:tabs>
        <w:snapToGrid w:val="0"/>
        <w:spacing w:line="360" w:lineRule="auto"/>
        <w:ind w:firstLineChars="200" w:firstLine="520"/>
        <w:rPr>
          <w:rFonts w:eastAsiaTheme="minorEastAsia"/>
          <w:bCs/>
          <w:sz w:val="26"/>
          <w:szCs w:val="26"/>
        </w:rPr>
      </w:pPr>
    </w:p>
    <w:sectPr w:rsidR="00B2457C" w:rsidRPr="000C1F93" w:rsidSect="00C57BB5">
      <w:headerReference w:type="default" r:id="rId194"/>
      <w:footerReference w:type="even" r:id="rId195"/>
      <w:footerReference w:type="default" r:id="rId196"/>
      <w:pgSz w:w="11906" w:h="16838" w:code="9"/>
      <w:pgMar w:top="1418" w:right="851" w:bottom="851" w:left="1418" w:header="851" w:footer="113" w:gutter="0"/>
      <w:lnNumType w:countBy="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C9473A" w14:textId="77777777" w:rsidR="00C47DC6" w:rsidRDefault="00C47DC6">
      <w:r>
        <w:separator/>
      </w:r>
    </w:p>
  </w:endnote>
  <w:endnote w:type="continuationSeparator" w:id="0">
    <w:p w14:paraId="1467C9FA" w14:textId="77777777" w:rsidR="00C47DC6" w:rsidRDefault="00C47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LTStd-Roman">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_GB2312">
    <w:altName w:val="微软雅黑"/>
    <w:charset w:val="00"/>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F3B70" w14:textId="77777777" w:rsidR="00C47DC6" w:rsidRDefault="00C47DC6" w:rsidP="00C57BB5">
    <w:pPr>
      <w:pStyle w:val="a3"/>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42B82336" w14:textId="77777777" w:rsidR="00C47DC6" w:rsidRDefault="00C47DC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ED9910" w14:textId="77777777" w:rsidR="00C47DC6" w:rsidRDefault="00C47DC6" w:rsidP="00C57BB5">
    <w:pPr>
      <w:pStyle w:val="a3"/>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Pr>
        <w:rStyle w:val="ab"/>
        <w:noProof/>
      </w:rPr>
      <w:t>1</w:t>
    </w:r>
    <w:r>
      <w:rPr>
        <w:rStyle w:val="ab"/>
      </w:rPr>
      <w:fldChar w:fldCharType="end"/>
    </w:r>
  </w:p>
  <w:p w14:paraId="4215FB17" w14:textId="77777777" w:rsidR="00C47DC6" w:rsidRDefault="00C47DC6" w:rsidP="00B226EF">
    <w:pPr>
      <w:pStyle w:val="a3"/>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14:paraId="604E79FE" w14:textId="77777777" w:rsidR="00C47DC6" w:rsidRDefault="00C47DC6" w:rsidP="00B226EF">
    <w:pPr>
      <w:pStyle w:val="a3"/>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7F43ADA7" wp14:editId="6269E7BC">
              <wp:simplePos x="0" y="0"/>
              <wp:positionH relativeFrom="column">
                <wp:posOffset>-28575</wp:posOffset>
              </wp:positionH>
              <wp:positionV relativeFrom="paragraph">
                <wp:posOffset>-156845</wp:posOffset>
              </wp:positionV>
              <wp:extent cx="6120130" cy="0"/>
              <wp:effectExtent l="0" t="0" r="0" b="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D8220" id="Line 13"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0JEgIAACoEAAAOAAAAZHJzL2Uyb0RvYy54bWysU8GO2jAQvVfqP1i+QxJIWT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" o:allowincell="f" strokeweight="1pt"/>
          </w:pict>
        </mc:Fallback>
      </mc:AlternateContent>
    </w:r>
    <w:smartTag w:uri="Tencent" w:element="RTX">
      <w:r>
        <w:rPr>
          <w:rFonts w:ascii="黑体" w:eastAsia="黑体" w:hint="eastAsia"/>
        </w:rPr>
        <w:t>2010</w:t>
      </w:r>
    </w:smartTag>
    <w:r>
      <w:rPr>
        <w:rFonts w:ascii="黑体" w:eastAsia="黑体" w:hint="eastAsia"/>
      </w:rPr>
      <w:t>.2</w:t>
    </w:r>
  </w:p>
  <w:p w14:paraId="3DAB00E8" w14:textId="77777777" w:rsidR="00C47DC6" w:rsidRDefault="00C47DC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C20E22" w14:textId="77777777" w:rsidR="00C47DC6" w:rsidRDefault="00C47DC6">
      <w:r>
        <w:separator/>
      </w:r>
    </w:p>
  </w:footnote>
  <w:footnote w:type="continuationSeparator" w:id="0">
    <w:p w14:paraId="2E44137D" w14:textId="77777777" w:rsidR="00C47DC6" w:rsidRDefault="00C47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6651A7" w14:textId="77777777" w:rsidR="00C47DC6" w:rsidRDefault="00C47DC6" w:rsidP="007665DD">
    <w:pPr>
      <w:jc w:val="center"/>
      <w:outlineLvl w:val="0"/>
      <w:rPr>
        <w:rFonts w:ascii="黑体" w:eastAsia="黑体"/>
        <w:b/>
        <w:spacing w:val="130"/>
        <w:sz w:val="28"/>
      </w:rPr>
    </w:pPr>
    <w:r>
      <w:rPr>
        <w:rFonts w:eastAsia="黑体"/>
        <w:noProof/>
        <w:spacing w:val="130"/>
        <w:sz w:val="28"/>
      </w:rPr>
      <mc:AlternateContent>
        <mc:Choice Requires="wps">
          <w:drawing>
            <wp:anchor distT="0" distB="0" distL="114300" distR="114300" simplePos="0" relativeHeight="251657216" behindDoc="0" locked="0" layoutInCell="0" allowOverlap="1" wp14:anchorId="192A8A9E" wp14:editId="10148BCB">
              <wp:simplePos x="0" y="0"/>
              <wp:positionH relativeFrom="column">
                <wp:posOffset>0</wp:posOffset>
              </wp:positionH>
              <wp:positionV relativeFrom="paragraph">
                <wp:posOffset>360045</wp:posOffset>
              </wp:positionV>
              <wp:extent cx="6120130"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DD8732" id="Line 12"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" o:allowincell="f" strokeweight="1pt"/>
          </w:pict>
        </mc:Fallback>
      </mc:AlternateContent>
    </w:r>
    <w:r>
      <w:rPr>
        <w:rFonts w:eastAsia="黑体" w:hint="eastAsia"/>
        <w:spacing w:val="130"/>
        <w:sz w:val="28"/>
      </w:rPr>
      <w:t>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42FD5"/>
    <w:multiLevelType w:val="multilevel"/>
    <w:tmpl w:val="58F8AE3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400" w:hanging="2520"/>
      </w:pPr>
      <w:rPr>
        <w:rFonts w:hint="default"/>
      </w:rPr>
    </w:lvl>
  </w:abstractNum>
  <w:abstractNum w:abstractNumId="1" w15:restartNumberingAfterBreak="0">
    <w:nsid w:val="01665750"/>
    <w:multiLevelType w:val="hybridMultilevel"/>
    <w:tmpl w:val="15549C06"/>
    <w:lvl w:ilvl="0" w:tplc="6DB4FA96">
      <w:start w:val="1"/>
      <w:numFmt w:val="decimal"/>
      <w:lvlText w:val="%1."/>
      <w:lvlJc w:val="left"/>
      <w:pPr>
        <w:ind w:left="1111" w:hanging="360"/>
      </w:pPr>
      <w:rPr>
        <w:rFonts w:hint="default"/>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2" w15:restartNumberingAfterBreak="0">
    <w:nsid w:val="02F526A8"/>
    <w:multiLevelType w:val="hybridMultilevel"/>
    <w:tmpl w:val="DDCA2EEC"/>
    <w:lvl w:ilvl="0" w:tplc="4320A2B8">
      <w:start w:val="1"/>
      <w:numFmt w:val="decimal"/>
      <w:lvlText w:val="%1."/>
      <w:lvlJc w:val="left"/>
      <w:pPr>
        <w:ind w:left="1133" w:hanging="360"/>
      </w:pPr>
      <w:rPr>
        <w:rFonts w:hint="default"/>
      </w:rPr>
    </w:lvl>
    <w:lvl w:ilvl="1" w:tplc="04090019" w:tentative="1">
      <w:start w:val="1"/>
      <w:numFmt w:val="lowerLetter"/>
      <w:lvlText w:val="%2)"/>
      <w:lvlJc w:val="left"/>
      <w:pPr>
        <w:ind w:left="1613" w:hanging="420"/>
      </w:pPr>
    </w:lvl>
    <w:lvl w:ilvl="2" w:tplc="0409001B" w:tentative="1">
      <w:start w:val="1"/>
      <w:numFmt w:val="lowerRoman"/>
      <w:lvlText w:val="%3."/>
      <w:lvlJc w:val="right"/>
      <w:pPr>
        <w:ind w:left="2033" w:hanging="420"/>
      </w:pPr>
    </w:lvl>
    <w:lvl w:ilvl="3" w:tplc="0409000F" w:tentative="1">
      <w:start w:val="1"/>
      <w:numFmt w:val="decimal"/>
      <w:lvlText w:val="%4."/>
      <w:lvlJc w:val="left"/>
      <w:pPr>
        <w:ind w:left="2453" w:hanging="420"/>
      </w:pPr>
    </w:lvl>
    <w:lvl w:ilvl="4" w:tplc="04090019" w:tentative="1">
      <w:start w:val="1"/>
      <w:numFmt w:val="lowerLetter"/>
      <w:lvlText w:val="%5)"/>
      <w:lvlJc w:val="left"/>
      <w:pPr>
        <w:ind w:left="2873" w:hanging="420"/>
      </w:pPr>
    </w:lvl>
    <w:lvl w:ilvl="5" w:tplc="0409001B" w:tentative="1">
      <w:start w:val="1"/>
      <w:numFmt w:val="lowerRoman"/>
      <w:lvlText w:val="%6."/>
      <w:lvlJc w:val="right"/>
      <w:pPr>
        <w:ind w:left="3293" w:hanging="420"/>
      </w:pPr>
    </w:lvl>
    <w:lvl w:ilvl="6" w:tplc="0409000F" w:tentative="1">
      <w:start w:val="1"/>
      <w:numFmt w:val="decimal"/>
      <w:lvlText w:val="%7."/>
      <w:lvlJc w:val="left"/>
      <w:pPr>
        <w:ind w:left="3713" w:hanging="420"/>
      </w:pPr>
    </w:lvl>
    <w:lvl w:ilvl="7" w:tplc="04090019" w:tentative="1">
      <w:start w:val="1"/>
      <w:numFmt w:val="lowerLetter"/>
      <w:lvlText w:val="%8)"/>
      <w:lvlJc w:val="left"/>
      <w:pPr>
        <w:ind w:left="4133" w:hanging="420"/>
      </w:pPr>
    </w:lvl>
    <w:lvl w:ilvl="8" w:tplc="0409001B" w:tentative="1">
      <w:start w:val="1"/>
      <w:numFmt w:val="lowerRoman"/>
      <w:lvlText w:val="%9."/>
      <w:lvlJc w:val="right"/>
      <w:pPr>
        <w:ind w:left="4553" w:hanging="420"/>
      </w:pPr>
    </w:lvl>
  </w:abstractNum>
  <w:abstractNum w:abstractNumId="3" w15:restartNumberingAfterBreak="0">
    <w:nsid w:val="08723921"/>
    <w:multiLevelType w:val="hybridMultilevel"/>
    <w:tmpl w:val="0A98AC78"/>
    <w:lvl w:ilvl="0" w:tplc="47002EFE">
      <w:start w:val="1"/>
      <w:numFmt w:val="decimal"/>
      <w:lvlText w:val="%1."/>
      <w:lvlJc w:val="left"/>
      <w:pPr>
        <w:ind w:left="888" w:hanging="360"/>
      </w:pPr>
      <w:rPr>
        <w:rFonts w:hint="default"/>
      </w:rPr>
    </w:lvl>
    <w:lvl w:ilvl="1" w:tplc="04090019" w:tentative="1">
      <w:start w:val="1"/>
      <w:numFmt w:val="lowerLetter"/>
      <w:lvlText w:val="%2)"/>
      <w:lvlJc w:val="left"/>
      <w:pPr>
        <w:ind w:left="1368" w:hanging="420"/>
      </w:pPr>
    </w:lvl>
    <w:lvl w:ilvl="2" w:tplc="0409001B" w:tentative="1">
      <w:start w:val="1"/>
      <w:numFmt w:val="lowerRoman"/>
      <w:lvlText w:val="%3."/>
      <w:lvlJc w:val="right"/>
      <w:pPr>
        <w:ind w:left="1788" w:hanging="420"/>
      </w:pPr>
    </w:lvl>
    <w:lvl w:ilvl="3" w:tplc="0409000F" w:tentative="1">
      <w:start w:val="1"/>
      <w:numFmt w:val="decimal"/>
      <w:lvlText w:val="%4."/>
      <w:lvlJc w:val="left"/>
      <w:pPr>
        <w:ind w:left="2208" w:hanging="420"/>
      </w:pPr>
    </w:lvl>
    <w:lvl w:ilvl="4" w:tplc="04090019" w:tentative="1">
      <w:start w:val="1"/>
      <w:numFmt w:val="lowerLetter"/>
      <w:lvlText w:val="%5)"/>
      <w:lvlJc w:val="left"/>
      <w:pPr>
        <w:ind w:left="2628" w:hanging="420"/>
      </w:pPr>
    </w:lvl>
    <w:lvl w:ilvl="5" w:tplc="0409001B" w:tentative="1">
      <w:start w:val="1"/>
      <w:numFmt w:val="lowerRoman"/>
      <w:lvlText w:val="%6."/>
      <w:lvlJc w:val="right"/>
      <w:pPr>
        <w:ind w:left="3048" w:hanging="420"/>
      </w:pPr>
    </w:lvl>
    <w:lvl w:ilvl="6" w:tplc="0409000F" w:tentative="1">
      <w:start w:val="1"/>
      <w:numFmt w:val="decimal"/>
      <w:lvlText w:val="%7."/>
      <w:lvlJc w:val="left"/>
      <w:pPr>
        <w:ind w:left="3468" w:hanging="420"/>
      </w:pPr>
    </w:lvl>
    <w:lvl w:ilvl="7" w:tplc="04090019" w:tentative="1">
      <w:start w:val="1"/>
      <w:numFmt w:val="lowerLetter"/>
      <w:lvlText w:val="%8)"/>
      <w:lvlJc w:val="left"/>
      <w:pPr>
        <w:ind w:left="3888" w:hanging="420"/>
      </w:pPr>
    </w:lvl>
    <w:lvl w:ilvl="8" w:tplc="0409001B" w:tentative="1">
      <w:start w:val="1"/>
      <w:numFmt w:val="lowerRoman"/>
      <w:lvlText w:val="%9."/>
      <w:lvlJc w:val="right"/>
      <w:pPr>
        <w:ind w:left="4308" w:hanging="420"/>
      </w:pPr>
    </w:lvl>
  </w:abstractNum>
  <w:abstractNum w:abstractNumId="4" w15:restartNumberingAfterBreak="0">
    <w:nsid w:val="0A342687"/>
    <w:multiLevelType w:val="hybridMultilevel"/>
    <w:tmpl w:val="BB4AB248"/>
    <w:lvl w:ilvl="0" w:tplc="6044A2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A000DC"/>
    <w:multiLevelType w:val="hybridMultilevel"/>
    <w:tmpl w:val="4D622B0C"/>
    <w:lvl w:ilvl="0" w:tplc="BFE2F7FE">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6" w15:restartNumberingAfterBreak="0">
    <w:nsid w:val="0FFF6AE8"/>
    <w:multiLevelType w:val="hybridMultilevel"/>
    <w:tmpl w:val="60E0E5E8"/>
    <w:lvl w:ilvl="0" w:tplc="C3AE626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0913D8A"/>
    <w:multiLevelType w:val="hybridMultilevel"/>
    <w:tmpl w:val="009EF3DA"/>
    <w:lvl w:ilvl="0" w:tplc="4034630A">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8" w15:restartNumberingAfterBreak="0">
    <w:nsid w:val="11F10151"/>
    <w:multiLevelType w:val="hybridMultilevel"/>
    <w:tmpl w:val="9A44D1C6"/>
    <w:lvl w:ilvl="0" w:tplc="B61AB73A">
      <w:start w:val="1"/>
      <w:numFmt w:val="decimal"/>
      <w:lvlText w:val="%1."/>
      <w:lvlJc w:val="left"/>
      <w:pPr>
        <w:ind w:left="1126" w:hanging="375"/>
      </w:pPr>
      <w:rPr>
        <w:rFonts w:hint="default"/>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9" w15:restartNumberingAfterBreak="0">
    <w:nsid w:val="12C00AA6"/>
    <w:multiLevelType w:val="hybridMultilevel"/>
    <w:tmpl w:val="CAD4DDD4"/>
    <w:lvl w:ilvl="0" w:tplc="7B4CA594">
      <w:start w:val="1"/>
      <w:numFmt w:val="japaneseCounting"/>
      <w:lvlText w:val="%1、"/>
      <w:lvlJc w:val="left"/>
      <w:pPr>
        <w:ind w:left="697" w:hanging="720"/>
      </w:pPr>
      <w:rPr>
        <w:rFonts w:hint="default"/>
      </w:rPr>
    </w:lvl>
    <w:lvl w:ilvl="1" w:tplc="04090019" w:tentative="1">
      <w:start w:val="1"/>
      <w:numFmt w:val="lowerLetter"/>
      <w:lvlText w:val="%2)"/>
      <w:lvlJc w:val="left"/>
      <w:pPr>
        <w:ind w:left="817" w:hanging="420"/>
      </w:pPr>
    </w:lvl>
    <w:lvl w:ilvl="2" w:tplc="0409001B" w:tentative="1">
      <w:start w:val="1"/>
      <w:numFmt w:val="lowerRoman"/>
      <w:lvlText w:val="%3."/>
      <w:lvlJc w:val="right"/>
      <w:pPr>
        <w:ind w:left="1237" w:hanging="420"/>
      </w:pPr>
    </w:lvl>
    <w:lvl w:ilvl="3" w:tplc="0409000F" w:tentative="1">
      <w:start w:val="1"/>
      <w:numFmt w:val="decimal"/>
      <w:lvlText w:val="%4."/>
      <w:lvlJc w:val="left"/>
      <w:pPr>
        <w:ind w:left="1657" w:hanging="420"/>
      </w:pPr>
    </w:lvl>
    <w:lvl w:ilvl="4" w:tplc="04090019" w:tentative="1">
      <w:start w:val="1"/>
      <w:numFmt w:val="lowerLetter"/>
      <w:lvlText w:val="%5)"/>
      <w:lvlJc w:val="left"/>
      <w:pPr>
        <w:ind w:left="2077" w:hanging="420"/>
      </w:pPr>
    </w:lvl>
    <w:lvl w:ilvl="5" w:tplc="0409001B" w:tentative="1">
      <w:start w:val="1"/>
      <w:numFmt w:val="lowerRoman"/>
      <w:lvlText w:val="%6."/>
      <w:lvlJc w:val="right"/>
      <w:pPr>
        <w:ind w:left="2497" w:hanging="420"/>
      </w:pPr>
    </w:lvl>
    <w:lvl w:ilvl="6" w:tplc="0409000F" w:tentative="1">
      <w:start w:val="1"/>
      <w:numFmt w:val="decimal"/>
      <w:lvlText w:val="%7."/>
      <w:lvlJc w:val="left"/>
      <w:pPr>
        <w:ind w:left="2917" w:hanging="420"/>
      </w:pPr>
    </w:lvl>
    <w:lvl w:ilvl="7" w:tplc="04090019" w:tentative="1">
      <w:start w:val="1"/>
      <w:numFmt w:val="lowerLetter"/>
      <w:lvlText w:val="%8)"/>
      <w:lvlJc w:val="left"/>
      <w:pPr>
        <w:ind w:left="3337" w:hanging="420"/>
      </w:pPr>
    </w:lvl>
    <w:lvl w:ilvl="8" w:tplc="0409001B" w:tentative="1">
      <w:start w:val="1"/>
      <w:numFmt w:val="lowerRoman"/>
      <w:lvlText w:val="%9."/>
      <w:lvlJc w:val="right"/>
      <w:pPr>
        <w:ind w:left="3757" w:hanging="420"/>
      </w:pPr>
    </w:lvl>
  </w:abstractNum>
  <w:abstractNum w:abstractNumId="10" w15:restartNumberingAfterBreak="0">
    <w:nsid w:val="13107C1C"/>
    <w:multiLevelType w:val="hybridMultilevel"/>
    <w:tmpl w:val="FE9A2548"/>
    <w:lvl w:ilvl="0" w:tplc="BFB62CC8">
      <w:start w:val="1"/>
      <w:numFmt w:val="decimal"/>
      <w:lvlText w:val="%1."/>
      <w:lvlJc w:val="left"/>
      <w:pPr>
        <w:ind w:left="866" w:hanging="360"/>
      </w:pPr>
      <w:rPr>
        <w:rFonts w:hint="default"/>
        <w:b w:val="0"/>
      </w:rPr>
    </w:lvl>
    <w:lvl w:ilvl="1" w:tplc="04090019" w:tentative="1">
      <w:start w:val="1"/>
      <w:numFmt w:val="lowerLetter"/>
      <w:lvlText w:val="%2)"/>
      <w:lvlJc w:val="left"/>
      <w:pPr>
        <w:ind w:left="1346" w:hanging="420"/>
      </w:pPr>
    </w:lvl>
    <w:lvl w:ilvl="2" w:tplc="0409001B" w:tentative="1">
      <w:start w:val="1"/>
      <w:numFmt w:val="lowerRoman"/>
      <w:lvlText w:val="%3."/>
      <w:lvlJc w:val="right"/>
      <w:pPr>
        <w:ind w:left="1766" w:hanging="420"/>
      </w:pPr>
    </w:lvl>
    <w:lvl w:ilvl="3" w:tplc="0409000F" w:tentative="1">
      <w:start w:val="1"/>
      <w:numFmt w:val="decimal"/>
      <w:lvlText w:val="%4."/>
      <w:lvlJc w:val="left"/>
      <w:pPr>
        <w:ind w:left="2186" w:hanging="420"/>
      </w:pPr>
    </w:lvl>
    <w:lvl w:ilvl="4" w:tplc="04090019" w:tentative="1">
      <w:start w:val="1"/>
      <w:numFmt w:val="lowerLetter"/>
      <w:lvlText w:val="%5)"/>
      <w:lvlJc w:val="left"/>
      <w:pPr>
        <w:ind w:left="2606" w:hanging="420"/>
      </w:pPr>
    </w:lvl>
    <w:lvl w:ilvl="5" w:tplc="0409001B" w:tentative="1">
      <w:start w:val="1"/>
      <w:numFmt w:val="lowerRoman"/>
      <w:lvlText w:val="%6."/>
      <w:lvlJc w:val="right"/>
      <w:pPr>
        <w:ind w:left="3026" w:hanging="420"/>
      </w:pPr>
    </w:lvl>
    <w:lvl w:ilvl="6" w:tplc="0409000F" w:tentative="1">
      <w:start w:val="1"/>
      <w:numFmt w:val="decimal"/>
      <w:lvlText w:val="%7."/>
      <w:lvlJc w:val="left"/>
      <w:pPr>
        <w:ind w:left="3446" w:hanging="420"/>
      </w:pPr>
    </w:lvl>
    <w:lvl w:ilvl="7" w:tplc="04090019" w:tentative="1">
      <w:start w:val="1"/>
      <w:numFmt w:val="lowerLetter"/>
      <w:lvlText w:val="%8)"/>
      <w:lvlJc w:val="left"/>
      <w:pPr>
        <w:ind w:left="3866" w:hanging="420"/>
      </w:pPr>
    </w:lvl>
    <w:lvl w:ilvl="8" w:tplc="0409001B" w:tentative="1">
      <w:start w:val="1"/>
      <w:numFmt w:val="lowerRoman"/>
      <w:lvlText w:val="%9."/>
      <w:lvlJc w:val="right"/>
      <w:pPr>
        <w:ind w:left="4286" w:hanging="420"/>
      </w:pPr>
    </w:lvl>
  </w:abstractNum>
  <w:abstractNum w:abstractNumId="11" w15:restartNumberingAfterBreak="0">
    <w:nsid w:val="14384E46"/>
    <w:multiLevelType w:val="hybridMultilevel"/>
    <w:tmpl w:val="3482CE96"/>
    <w:lvl w:ilvl="0" w:tplc="1D3274F8">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1E1A15D3"/>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2926EC6"/>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5085CE8"/>
    <w:multiLevelType w:val="hybridMultilevel"/>
    <w:tmpl w:val="634E3CE4"/>
    <w:lvl w:ilvl="0" w:tplc="2D3492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F660D2A"/>
    <w:multiLevelType w:val="hybridMultilevel"/>
    <w:tmpl w:val="F2C0386A"/>
    <w:lvl w:ilvl="0" w:tplc="67967458">
      <w:start w:val="1"/>
      <w:numFmt w:val="decimal"/>
      <w:lvlText w:val="%1."/>
      <w:lvlJc w:val="left"/>
      <w:pPr>
        <w:ind w:left="1111" w:hanging="360"/>
      </w:pPr>
      <w:rPr>
        <w:rFonts w:ascii="宋体" w:eastAsia="宋体" w:hAnsi="宋体" w:hint="default"/>
        <w:sz w:val="24"/>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16" w15:restartNumberingAfterBreak="0">
    <w:nsid w:val="30B71743"/>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1FF41FC"/>
    <w:multiLevelType w:val="hybridMultilevel"/>
    <w:tmpl w:val="66C05D6A"/>
    <w:lvl w:ilvl="0" w:tplc="6AFEFCF2">
      <w:start w:val="1"/>
      <w:numFmt w:val="decimal"/>
      <w:lvlText w:val="%1、"/>
      <w:lvlJc w:val="left"/>
      <w:pPr>
        <w:ind w:left="1304" w:hanging="720"/>
      </w:pPr>
      <w:rPr>
        <w:rFonts w:hint="default"/>
      </w:rPr>
    </w:lvl>
    <w:lvl w:ilvl="1" w:tplc="04090019" w:tentative="1">
      <w:start w:val="1"/>
      <w:numFmt w:val="lowerLetter"/>
      <w:lvlText w:val="%2)"/>
      <w:lvlJc w:val="left"/>
      <w:pPr>
        <w:ind w:left="1424" w:hanging="420"/>
      </w:pPr>
    </w:lvl>
    <w:lvl w:ilvl="2" w:tplc="0409001B" w:tentative="1">
      <w:start w:val="1"/>
      <w:numFmt w:val="lowerRoman"/>
      <w:lvlText w:val="%3."/>
      <w:lvlJc w:val="right"/>
      <w:pPr>
        <w:ind w:left="1844" w:hanging="420"/>
      </w:pPr>
    </w:lvl>
    <w:lvl w:ilvl="3" w:tplc="0409000F" w:tentative="1">
      <w:start w:val="1"/>
      <w:numFmt w:val="decimal"/>
      <w:lvlText w:val="%4."/>
      <w:lvlJc w:val="left"/>
      <w:pPr>
        <w:ind w:left="2264" w:hanging="420"/>
      </w:pPr>
    </w:lvl>
    <w:lvl w:ilvl="4" w:tplc="04090019" w:tentative="1">
      <w:start w:val="1"/>
      <w:numFmt w:val="lowerLetter"/>
      <w:lvlText w:val="%5)"/>
      <w:lvlJc w:val="left"/>
      <w:pPr>
        <w:ind w:left="2684" w:hanging="420"/>
      </w:pPr>
    </w:lvl>
    <w:lvl w:ilvl="5" w:tplc="0409001B" w:tentative="1">
      <w:start w:val="1"/>
      <w:numFmt w:val="lowerRoman"/>
      <w:lvlText w:val="%6."/>
      <w:lvlJc w:val="right"/>
      <w:pPr>
        <w:ind w:left="3104" w:hanging="420"/>
      </w:pPr>
    </w:lvl>
    <w:lvl w:ilvl="6" w:tplc="0409000F" w:tentative="1">
      <w:start w:val="1"/>
      <w:numFmt w:val="decimal"/>
      <w:lvlText w:val="%7."/>
      <w:lvlJc w:val="left"/>
      <w:pPr>
        <w:ind w:left="3524" w:hanging="420"/>
      </w:pPr>
    </w:lvl>
    <w:lvl w:ilvl="7" w:tplc="04090019" w:tentative="1">
      <w:start w:val="1"/>
      <w:numFmt w:val="lowerLetter"/>
      <w:lvlText w:val="%8)"/>
      <w:lvlJc w:val="left"/>
      <w:pPr>
        <w:ind w:left="3944" w:hanging="420"/>
      </w:pPr>
    </w:lvl>
    <w:lvl w:ilvl="8" w:tplc="0409001B" w:tentative="1">
      <w:start w:val="1"/>
      <w:numFmt w:val="lowerRoman"/>
      <w:lvlText w:val="%9."/>
      <w:lvlJc w:val="right"/>
      <w:pPr>
        <w:ind w:left="4364" w:hanging="420"/>
      </w:pPr>
    </w:lvl>
  </w:abstractNum>
  <w:abstractNum w:abstractNumId="18" w15:restartNumberingAfterBreak="0">
    <w:nsid w:val="36B33F7D"/>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9A95767"/>
    <w:multiLevelType w:val="hybridMultilevel"/>
    <w:tmpl w:val="168E912C"/>
    <w:lvl w:ilvl="0" w:tplc="56EABEAA">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abstractNum w:abstractNumId="20" w15:restartNumberingAfterBreak="0">
    <w:nsid w:val="3D42517A"/>
    <w:multiLevelType w:val="hybridMultilevel"/>
    <w:tmpl w:val="A9CA231E"/>
    <w:lvl w:ilvl="0" w:tplc="2AF2F620">
      <w:start w:val="1"/>
      <w:numFmt w:val="japaneseCounting"/>
      <w:lvlText w:val="%1."/>
      <w:lvlJc w:val="left"/>
      <w:pPr>
        <w:ind w:left="996" w:hanging="372"/>
      </w:pPr>
      <w:rPr>
        <w:rFonts w:hint="default"/>
      </w:rPr>
    </w:lvl>
    <w:lvl w:ilvl="1" w:tplc="04090019" w:tentative="1">
      <w:start w:val="1"/>
      <w:numFmt w:val="lowerLetter"/>
      <w:lvlText w:val="%2)"/>
      <w:lvlJc w:val="left"/>
      <w:pPr>
        <w:ind w:left="1464" w:hanging="420"/>
      </w:pPr>
    </w:lvl>
    <w:lvl w:ilvl="2" w:tplc="0409001B" w:tentative="1">
      <w:start w:val="1"/>
      <w:numFmt w:val="lowerRoman"/>
      <w:lvlText w:val="%3."/>
      <w:lvlJc w:val="right"/>
      <w:pPr>
        <w:ind w:left="1884" w:hanging="420"/>
      </w:pPr>
    </w:lvl>
    <w:lvl w:ilvl="3" w:tplc="0409000F" w:tentative="1">
      <w:start w:val="1"/>
      <w:numFmt w:val="decimal"/>
      <w:lvlText w:val="%4."/>
      <w:lvlJc w:val="left"/>
      <w:pPr>
        <w:ind w:left="2304" w:hanging="420"/>
      </w:pPr>
    </w:lvl>
    <w:lvl w:ilvl="4" w:tplc="04090019" w:tentative="1">
      <w:start w:val="1"/>
      <w:numFmt w:val="lowerLetter"/>
      <w:lvlText w:val="%5)"/>
      <w:lvlJc w:val="left"/>
      <w:pPr>
        <w:ind w:left="2724" w:hanging="420"/>
      </w:pPr>
    </w:lvl>
    <w:lvl w:ilvl="5" w:tplc="0409001B" w:tentative="1">
      <w:start w:val="1"/>
      <w:numFmt w:val="lowerRoman"/>
      <w:lvlText w:val="%6."/>
      <w:lvlJc w:val="right"/>
      <w:pPr>
        <w:ind w:left="3144" w:hanging="420"/>
      </w:pPr>
    </w:lvl>
    <w:lvl w:ilvl="6" w:tplc="0409000F" w:tentative="1">
      <w:start w:val="1"/>
      <w:numFmt w:val="decimal"/>
      <w:lvlText w:val="%7."/>
      <w:lvlJc w:val="left"/>
      <w:pPr>
        <w:ind w:left="3564" w:hanging="420"/>
      </w:pPr>
    </w:lvl>
    <w:lvl w:ilvl="7" w:tplc="04090019" w:tentative="1">
      <w:start w:val="1"/>
      <w:numFmt w:val="lowerLetter"/>
      <w:lvlText w:val="%8)"/>
      <w:lvlJc w:val="left"/>
      <w:pPr>
        <w:ind w:left="3984" w:hanging="420"/>
      </w:pPr>
    </w:lvl>
    <w:lvl w:ilvl="8" w:tplc="0409001B" w:tentative="1">
      <w:start w:val="1"/>
      <w:numFmt w:val="lowerRoman"/>
      <w:lvlText w:val="%9."/>
      <w:lvlJc w:val="right"/>
      <w:pPr>
        <w:ind w:left="4404" w:hanging="420"/>
      </w:pPr>
    </w:lvl>
  </w:abstractNum>
  <w:abstractNum w:abstractNumId="21" w15:restartNumberingAfterBreak="0">
    <w:nsid w:val="3E6D0ED1"/>
    <w:multiLevelType w:val="multilevel"/>
    <w:tmpl w:val="1A58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B50286"/>
    <w:multiLevelType w:val="hybridMultilevel"/>
    <w:tmpl w:val="0F64D036"/>
    <w:lvl w:ilvl="0" w:tplc="E68C0D82">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49230BC5"/>
    <w:multiLevelType w:val="hybridMultilevel"/>
    <w:tmpl w:val="95B028D4"/>
    <w:lvl w:ilvl="0" w:tplc="3B0C90B2">
      <w:start w:val="1"/>
      <w:numFmt w:val="decimal"/>
      <w:lvlText w:val="%1."/>
      <w:lvlJc w:val="left"/>
      <w:pPr>
        <w:ind w:left="870" w:hanging="360"/>
      </w:pPr>
      <w:rPr>
        <w:rFonts w:hint="default"/>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24" w15:restartNumberingAfterBreak="0">
    <w:nsid w:val="4BDD0FED"/>
    <w:multiLevelType w:val="hybridMultilevel"/>
    <w:tmpl w:val="D00A9516"/>
    <w:lvl w:ilvl="0" w:tplc="D9844C32">
      <w:start w:val="1"/>
      <w:numFmt w:val="decimal"/>
      <w:lvlText w:val="%1、"/>
      <w:lvlJc w:val="left"/>
      <w:pPr>
        <w:ind w:left="1304" w:hanging="720"/>
      </w:pPr>
      <w:rPr>
        <w:rFonts w:hint="default"/>
        <w:b w:val="0"/>
      </w:rPr>
    </w:lvl>
    <w:lvl w:ilvl="1" w:tplc="04090019" w:tentative="1">
      <w:start w:val="1"/>
      <w:numFmt w:val="lowerLetter"/>
      <w:lvlText w:val="%2)"/>
      <w:lvlJc w:val="left"/>
      <w:pPr>
        <w:ind w:left="1424" w:hanging="420"/>
      </w:pPr>
    </w:lvl>
    <w:lvl w:ilvl="2" w:tplc="0409001B" w:tentative="1">
      <w:start w:val="1"/>
      <w:numFmt w:val="lowerRoman"/>
      <w:lvlText w:val="%3."/>
      <w:lvlJc w:val="right"/>
      <w:pPr>
        <w:ind w:left="1844" w:hanging="420"/>
      </w:pPr>
    </w:lvl>
    <w:lvl w:ilvl="3" w:tplc="0409000F" w:tentative="1">
      <w:start w:val="1"/>
      <w:numFmt w:val="decimal"/>
      <w:lvlText w:val="%4."/>
      <w:lvlJc w:val="left"/>
      <w:pPr>
        <w:ind w:left="2264" w:hanging="420"/>
      </w:pPr>
    </w:lvl>
    <w:lvl w:ilvl="4" w:tplc="04090019" w:tentative="1">
      <w:start w:val="1"/>
      <w:numFmt w:val="lowerLetter"/>
      <w:lvlText w:val="%5)"/>
      <w:lvlJc w:val="left"/>
      <w:pPr>
        <w:ind w:left="2684" w:hanging="420"/>
      </w:pPr>
    </w:lvl>
    <w:lvl w:ilvl="5" w:tplc="0409001B" w:tentative="1">
      <w:start w:val="1"/>
      <w:numFmt w:val="lowerRoman"/>
      <w:lvlText w:val="%6."/>
      <w:lvlJc w:val="right"/>
      <w:pPr>
        <w:ind w:left="3104" w:hanging="420"/>
      </w:pPr>
    </w:lvl>
    <w:lvl w:ilvl="6" w:tplc="0409000F" w:tentative="1">
      <w:start w:val="1"/>
      <w:numFmt w:val="decimal"/>
      <w:lvlText w:val="%7."/>
      <w:lvlJc w:val="left"/>
      <w:pPr>
        <w:ind w:left="3524" w:hanging="420"/>
      </w:pPr>
    </w:lvl>
    <w:lvl w:ilvl="7" w:tplc="04090019" w:tentative="1">
      <w:start w:val="1"/>
      <w:numFmt w:val="lowerLetter"/>
      <w:lvlText w:val="%8)"/>
      <w:lvlJc w:val="left"/>
      <w:pPr>
        <w:ind w:left="3944" w:hanging="420"/>
      </w:pPr>
    </w:lvl>
    <w:lvl w:ilvl="8" w:tplc="0409001B" w:tentative="1">
      <w:start w:val="1"/>
      <w:numFmt w:val="lowerRoman"/>
      <w:lvlText w:val="%9."/>
      <w:lvlJc w:val="right"/>
      <w:pPr>
        <w:ind w:left="4364" w:hanging="420"/>
      </w:pPr>
    </w:lvl>
  </w:abstractNum>
  <w:abstractNum w:abstractNumId="25" w15:restartNumberingAfterBreak="0">
    <w:nsid w:val="4C646EF2"/>
    <w:multiLevelType w:val="hybridMultilevel"/>
    <w:tmpl w:val="C4E63478"/>
    <w:lvl w:ilvl="0" w:tplc="888CF746">
      <w:start w:val="1"/>
      <w:numFmt w:val="decimal"/>
      <w:lvlText w:val="%1."/>
      <w:lvlJc w:val="left"/>
      <w:pPr>
        <w:ind w:left="870" w:hanging="360"/>
      </w:pPr>
      <w:rPr>
        <w:rFonts w:hint="default"/>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26" w15:restartNumberingAfterBreak="0">
    <w:nsid w:val="4D4D3A42"/>
    <w:multiLevelType w:val="hybridMultilevel"/>
    <w:tmpl w:val="FACE58EC"/>
    <w:lvl w:ilvl="0" w:tplc="E01ACF0E">
      <w:start w:val="1"/>
      <w:numFmt w:val="decimal"/>
      <w:lvlText w:val="%1."/>
      <w:lvlJc w:val="left"/>
      <w:pPr>
        <w:ind w:left="864" w:hanging="360"/>
      </w:pPr>
      <w:rPr>
        <w:rFonts w:ascii="宋体" w:eastAsia="宋体" w:hAnsi="宋体" w:hint="default"/>
        <w:sz w:val="24"/>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27" w15:restartNumberingAfterBreak="0">
    <w:nsid w:val="50434E38"/>
    <w:multiLevelType w:val="hybridMultilevel"/>
    <w:tmpl w:val="FDA421C0"/>
    <w:lvl w:ilvl="0" w:tplc="1D3274F8">
      <w:start w:val="1"/>
      <w:numFmt w:val="decimal"/>
      <w:lvlText w:val="（%1）"/>
      <w:lvlJc w:val="left"/>
      <w:pPr>
        <w:ind w:left="1320" w:hanging="84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1976336"/>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575C38AD"/>
    <w:multiLevelType w:val="hybridMultilevel"/>
    <w:tmpl w:val="0BDE98C4"/>
    <w:lvl w:ilvl="0" w:tplc="101AFAD2">
      <w:start w:val="1"/>
      <w:numFmt w:val="decimal"/>
      <w:lvlText w:val="%1."/>
      <w:lvlJc w:val="left"/>
      <w:pPr>
        <w:ind w:left="864" w:hanging="360"/>
      </w:pPr>
      <w:rPr>
        <w:rFonts w:ascii="宋体" w:eastAsia="宋体" w:hAnsi="宋体" w:hint="default"/>
        <w:sz w:val="24"/>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30" w15:restartNumberingAfterBreak="0">
    <w:nsid w:val="58452760"/>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5A302245"/>
    <w:multiLevelType w:val="hybridMultilevel"/>
    <w:tmpl w:val="ED825C72"/>
    <w:lvl w:ilvl="0" w:tplc="5E30D18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D485B2F"/>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EEB172E"/>
    <w:multiLevelType w:val="multilevel"/>
    <w:tmpl w:val="F4E6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65488F"/>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1217765"/>
    <w:multiLevelType w:val="multilevel"/>
    <w:tmpl w:val="51DE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0A4AB2"/>
    <w:multiLevelType w:val="hybridMultilevel"/>
    <w:tmpl w:val="2716DFB4"/>
    <w:lvl w:ilvl="0" w:tplc="1346B3BE">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37" w15:restartNumberingAfterBreak="0">
    <w:nsid w:val="6B8D3F9C"/>
    <w:multiLevelType w:val="hybridMultilevel"/>
    <w:tmpl w:val="17BE56B2"/>
    <w:lvl w:ilvl="0" w:tplc="1D3274F8">
      <w:start w:val="1"/>
      <w:numFmt w:val="decimal"/>
      <w:lvlText w:val="（%1）"/>
      <w:lvlJc w:val="left"/>
      <w:pPr>
        <w:ind w:left="1320" w:hanging="84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6F6F57B8"/>
    <w:multiLevelType w:val="hybridMultilevel"/>
    <w:tmpl w:val="13DC3CC4"/>
    <w:lvl w:ilvl="0" w:tplc="F37A2710">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3457CEC"/>
    <w:multiLevelType w:val="hybridMultilevel"/>
    <w:tmpl w:val="696257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7608613C"/>
    <w:multiLevelType w:val="hybridMultilevel"/>
    <w:tmpl w:val="EF72AD7A"/>
    <w:lvl w:ilvl="0" w:tplc="61C8B0FA">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6DC27B3"/>
    <w:multiLevelType w:val="hybridMultilevel"/>
    <w:tmpl w:val="A7887F74"/>
    <w:lvl w:ilvl="0" w:tplc="8FAAE42A">
      <w:start w:val="1"/>
      <w:numFmt w:val="decimal"/>
      <w:lvlText w:val="%1."/>
      <w:lvlJc w:val="left"/>
      <w:pPr>
        <w:ind w:left="1133" w:hanging="360"/>
      </w:pPr>
      <w:rPr>
        <w:rFonts w:hint="default"/>
      </w:rPr>
    </w:lvl>
    <w:lvl w:ilvl="1" w:tplc="04090019" w:tentative="1">
      <w:start w:val="1"/>
      <w:numFmt w:val="lowerLetter"/>
      <w:lvlText w:val="%2)"/>
      <w:lvlJc w:val="left"/>
      <w:pPr>
        <w:ind w:left="1613" w:hanging="420"/>
      </w:pPr>
    </w:lvl>
    <w:lvl w:ilvl="2" w:tplc="0409001B" w:tentative="1">
      <w:start w:val="1"/>
      <w:numFmt w:val="lowerRoman"/>
      <w:lvlText w:val="%3."/>
      <w:lvlJc w:val="right"/>
      <w:pPr>
        <w:ind w:left="2033" w:hanging="420"/>
      </w:pPr>
    </w:lvl>
    <w:lvl w:ilvl="3" w:tplc="0409000F" w:tentative="1">
      <w:start w:val="1"/>
      <w:numFmt w:val="decimal"/>
      <w:lvlText w:val="%4."/>
      <w:lvlJc w:val="left"/>
      <w:pPr>
        <w:ind w:left="2453" w:hanging="420"/>
      </w:pPr>
    </w:lvl>
    <w:lvl w:ilvl="4" w:tplc="04090019" w:tentative="1">
      <w:start w:val="1"/>
      <w:numFmt w:val="lowerLetter"/>
      <w:lvlText w:val="%5)"/>
      <w:lvlJc w:val="left"/>
      <w:pPr>
        <w:ind w:left="2873" w:hanging="420"/>
      </w:pPr>
    </w:lvl>
    <w:lvl w:ilvl="5" w:tplc="0409001B" w:tentative="1">
      <w:start w:val="1"/>
      <w:numFmt w:val="lowerRoman"/>
      <w:lvlText w:val="%6."/>
      <w:lvlJc w:val="right"/>
      <w:pPr>
        <w:ind w:left="3293" w:hanging="420"/>
      </w:pPr>
    </w:lvl>
    <w:lvl w:ilvl="6" w:tplc="0409000F" w:tentative="1">
      <w:start w:val="1"/>
      <w:numFmt w:val="decimal"/>
      <w:lvlText w:val="%7."/>
      <w:lvlJc w:val="left"/>
      <w:pPr>
        <w:ind w:left="3713" w:hanging="420"/>
      </w:pPr>
    </w:lvl>
    <w:lvl w:ilvl="7" w:tplc="04090019" w:tentative="1">
      <w:start w:val="1"/>
      <w:numFmt w:val="lowerLetter"/>
      <w:lvlText w:val="%8)"/>
      <w:lvlJc w:val="left"/>
      <w:pPr>
        <w:ind w:left="4133" w:hanging="420"/>
      </w:pPr>
    </w:lvl>
    <w:lvl w:ilvl="8" w:tplc="0409001B" w:tentative="1">
      <w:start w:val="1"/>
      <w:numFmt w:val="lowerRoman"/>
      <w:lvlText w:val="%9."/>
      <w:lvlJc w:val="right"/>
      <w:pPr>
        <w:ind w:left="4553" w:hanging="420"/>
      </w:pPr>
    </w:lvl>
  </w:abstractNum>
  <w:abstractNum w:abstractNumId="42" w15:restartNumberingAfterBreak="0">
    <w:nsid w:val="7CD83133"/>
    <w:multiLevelType w:val="hybridMultilevel"/>
    <w:tmpl w:val="3DE26048"/>
    <w:lvl w:ilvl="0" w:tplc="1D3274F8">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7D7077BE"/>
    <w:multiLevelType w:val="hybridMultilevel"/>
    <w:tmpl w:val="168E912C"/>
    <w:lvl w:ilvl="0" w:tplc="56EABEAA">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num w:numId="1">
    <w:abstractNumId w:val="17"/>
  </w:num>
  <w:num w:numId="2">
    <w:abstractNumId w:val="43"/>
  </w:num>
  <w:num w:numId="3">
    <w:abstractNumId w:val="41"/>
  </w:num>
  <w:num w:numId="4">
    <w:abstractNumId w:val="2"/>
  </w:num>
  <w:num w:numId="5">
    <w:abstractNumId w:val="8"/>
  </w:num>
  <w:num w:numId="6">
    <w:abstractNumId w:val="15"/>
  </w:num>
  <w:num w:numId="7">
    <w:abstractNumId w:val="1"/>
  </w:num>
  <w:num w:numId="8">
    <w:abstractNumId w:val="36"/>
  </w:num>
  <w:num w:numId="9">
    <w:abstractNumId w:val="5"/>
  </w:num>
  <w:num w:numId="10">
    <w:abstractNumId w:val="7"/>
  </w:num>
  <w:num w:numId="11">
    <w:abstractNumId w:val="10"/>
  </w:num>
  <w:num w:numId="12">
    <w:abstractNumId w:val="26"/>
  </w:num>
  <w:num w:numId="13">
    <w:abstractNumId w:val="29"/>
  </w:num>
  <w:num w:numId="14">
    <w:abstractNumId w:val="25"/>
  </w:num>
  <w:num w:numId="15">
    <w:abstractNumId w:val="19"/>
  </w:num>
  <w:num w:numId="16">
    <w:abstractNumId w:val="23"/>
  </w:num>
  <w:num w:numId="17">
    <w:abstractNumId w:val="9"/>
  </w:num>
  <w:num w:numId="18">
    <w:abstractNumId w:val="20"/>
  </w:num>
  <w:num w:numId="19">
    <w:abstractNumId w:val="38"/>
  </w:num>
  <w:num w:numId="20">
    <w:abstractNumId w:val="31"/>
  </w:num>
  <w:num w:numId="21">
    <w:abstractNumId w:val="3"/>
  </w:num>
  <w:num w:numId="22">
    <w:abstractNumId w:val="0"/>
  </w:num>
  <w:num w:numId="23">
    <w:abstractNumId w:val="4"/>
  </w:num>
  <w:num w:numId="24">
    <w:abstractNumId w:val="24"/>
  </w:num>
  <w:num w:numId="25">
    <w:abstractNumId w:val="11"/>
  </w:num>
  <w:num w:numId="26">
    <w:abstractNumId w:val="40"/>
  </w:num>
  <w:num w:numId="27">
    <w:abstractNumId w:val="28"/>
  </w:num>
  <w:num w:numId="28">
    <w:abstractNumId w:val="14"/>
  </w:num>
  <w:num w:numId="29">
    <w:abstractNumId w:val="13"/>
  </w:num>
  <w:num w:numId="30">
    <w:abstractNumId w:val="34"/>
  </w:num>
  <w:num w:numId="31">
    <w:abstractNumId w:val="32"/>
  </w:num>
  <w:num w:numId="32">
    <w:abstractNumId w:val="18"/>
  </w:num>
  <w:num w:numId="33">
    <w:abstractNumId w:val="16"/>
  </w:num>
  <w:num w:numId="34">
    <w:abstractNumId w:val="33"/>
  </w:num>
  <w:num w:numId="35">
    <w:abstractNumId w:val="35"/>
  </w:num>
  <w:num w:numId="36">
    <w:abstractNumId w:val="21"/>
  </w:num>
  <w:num w:numId="37">
    <w:abstractNumId w:val="39"/>
  </w:num>
  <w:num w:numId="38">
    <w:abstractNumId w:val="30"/>
  </w:num>
  <w:num w:numId="39">
    <w:abstractNumId w:val="12"/>
  </w:num>
  <w:num w:numId="40">
    <w:abstractNumId w:val="42"/>
  </w:num>
  <w:num w:numId="41">
    <w:abstractNumId w:val="6"/>
  </w:num>
  <w:num w:numId="42">
    <w:abstractNumId w:val="22"/>
  </w:num>
  <w:num w:numId="43">
    <w:abstractNumId w:val="37"/>
  </w:num>
  <w:num w:numId="44">
    <w:abstractNumId w:val="27"/>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郭 行">
    <w15:presenceInfo w15:providerId="Windows Live" w15:userId="3364d686e38685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305153"/>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16"/>
    <w:rsid w:val="000002F2"/>
    <w:rsid w:val="00000DFF"/>
    <w:rsid w:val="000011FB"/>
    <w:rsid w:val="0000192D"/>
    <w:rsid w:val="00001C0D"/>
    <w:rsid w:val="0000226E"/>
    <w:rsid w:val="00002960"/>
    <w:rsid w:val="000029A6"/>
    <w:rsid w:val="00004D25"/>
    <w:rsid w:val="000056D4"/>
    <w:rsid w:val="00005D74"/>
    <w:rsid w:val="00005DB3"/>
    <w:rsid w:val="00006121"/>
    <w:rsid w:val="000063F2"/>
    <w:rsid w:val="00007277"/>
    <w:rsid w:val="00010F8B"/>
    <w:rsid w:val="00012CE0"/>
    <w:rsid w:val="00013B13"/>
    <w:rsid w:val="0001534B"/>
    <w:rsid w:val="00017210"/>
    <w:rsid w:val="0002013D"/>
    <w:rsid w:val="0002121D"/>
    <w:rsid w:val="000219C2"/>
    <w:rsid w:val="00022717"/>
    <w:rsid w:val="00022B93"/>
    <w:rsid w:val="00022DCA"/>
    <w:rsid w:val="00023B1E"/>
    <w:rsid w:val="0002416E"/>
    <w:rsid w:val="00024B3D"/>
    <w:rsid w:val="000250B7"/>
    <w:rsid w:val="0002613B"/>
    <w:rsid w:val="000261B5"/>
    <w:rsid w:val="000272A9"/>
    <w:rsid w:val="00027A1A"/>
    <w:rsid w:val="00027E8E"/>
    <w:rsid w:val="0003003A"/>
    <w:rsid w:val="000307C4"/>
    <w:rsid w:val="00031175"/>
    <w:rsid w:val="00031203"/>
    <w:rsid w:val="00031AAD"/>
    <w:rsid w:val="0003282B"/>
    <w:rsid w:val="000338A0"/>
    <w:rsid w:val="00033E1A"/>
    <w:rsid w:val="00034051"/>
    <w:rsid w:val="00034F0C"/>
    <w:rsid w:val="000353F4"/>
    <w:rsid w:val="0003576E"/>
    <w:rsid w:val="00035F90"/>
    <w:rsid w:val="000360B2"/>
    <w:rsid w:val="000366CB"/>
    <w:rsid w:val="00040194"/>
    <w:rsid w:val="0004061D"/>
    <w:rsid w:val="00040C9A"/>
    <w:rsid w:val="00041F0D"/>
    <w:rsid w:val="00042ACD"/>
    <w:rsid w:val="000463A5"/>
    <w:rsid w:val="000464BE"/>
    <w:rsid w:val="0004741D"/>
    <w:rsid w:val="00047A7A"/>
    <w:rsid w:val="00047BF6"/>
    <w:rsid w:val="00051553"/>
    <w:rsid w:val="00051DBF"/>
    <w:rsid w:val="00051FE6"/>
    <w:rsid w:val="00052A31"/>
    <w:rsid w:val="00052B8C"/>
    <w:rsid w:val="000536BB"/>
    <w:rsid w:val="00054006"/>
    <w:rsid w:val="00054C3F"/>
    <w:rsid w:val="00054E0B"/>
    <w:rsid w:val="000554A7"/>
    <w:rsid w:val="00055542"/>
    <w:rsid w:val="00055E24"/>
    <w:rsid w:val="00055E30"/>
    <w:rsid w:val="00057D32"/>
    <w:rsid w:val="000601CE"/>
    <w:rsid w:val="0006030C"/>
    <w:rsid w:val="0006261D"/>
    <w:rsid w:val="00062775"/>
    <w:rsid w:val="000634DF"/>
    <w:rsid w:val="00063C08"/>
    <w:rsid w:val="000649B9"/>
    <w:rsid w:val="00064E39"/>
    <w:rsid w:val="00065C97"/>
    <w:rsid w:val="00066EC7"/>
    <w:rsid w:val="00070DC7"/>
    <w:rsid w:val="0007151E"/>
    <w:rsid w:val="00072B1D"/>
    <w:rsid w:val="0007319E"/>
    <w:rsid w:val="0007339E"/>
    <w:rsid w:val="00073BB9"/>
    <w:rsid w:val="00074A72"/>
    <w:rsid w:val="00075030"/>
    <w:rsid w:val="0007559D"/>
    <w:rsid w:val="0007607E"/>
    <w:rsid w:val="000763CD"/>
    <w:rsid w:val="00077F24"/>
    <w:rsid w:val="00080404"/>
    <w:rsid w:val="00080E3C"/>
    <w:rsid w:val="00081595"/>
    <w:rsid w:val="00081A8B"/>
    <w:rsid w:val="00082807"/>
    <w:rsid w:val="00083E19"/>
    <w:rsid w:val="000843DD"/>
    <w:rsid w:val="00084FFE"/>
    <w:rsid w:val="000854FD"/>
    <w:rsid w:val="000856C8"/>
    <w:rsid w:val="000858AF"/>
    <w:rsid w:val="00086DB6"/>
    <w:rsid w:val="00087248"/>
    <w:rsid w:val="00087453"/>
    <w:rsid w:val="0008764E"/>
    <w:rsid w:val="00087E6B"/>
    <w:rsid w:val="00087FAD"/>
    <w:rsid w:val="00090095"/>
    <w:rsid w:val="0009011C"/>
    <w:rsid w:val="00090318"/>
    <w:rsid w:val="00090393"/>
    <w:rsid w:val="00090D9A"/>
    <w:rsid w:val="000915B9"/>
    <w:rsid w:val="0009266E"/>
    <w:rsid w:val="00092E69"/>
    <w:rsid w:val="0009319D"/>
    <w:rsid w:val="00094A99"/>
    <w:rsid w:val="00095038"/>
    <w:rsid w:val="00095D75"/>
    <w:rsid w:val="00096391"/>
    <w:rsid w:val="00096A0E"/>
    <w:rsid w:val="00096DBF"/>
    <w:rsid w:val="00097BD6"/>
    <w:rsid w:val="00097E27"/>
    <w:rsid w:val="00097E4F"/>
    <w:rsid w:val="000A0BF5"/>
    <w:rsid w:val="000A1C5D"/>
    <w:rsid w:val="000A2069"/>
    <w:rsid w:val="000A2B7A"/>
    <w:rsid w:val="000A2CDD"/>
    <w:rsid w:val="000A2F43"/>
    <w:rsid w:val="000A3048"/>
    <w:rsid w:val="000A3E57"/>
    <w:rsid w:val="000A4F28"/>
    <w:rsid w:val="000A535F"/>
    <w:rsid w:val="000A572A"/>
    <w:rsid w:val="000A6444"/>
    <w:rsid w:val="000A77CB"/>
    <w:rsid w:val="000A787F"/>
    <w:rsid w:val="000B00E1"/>
    <w:rsid w:val="000B0938"/>
    <w:rsid w:val="000B0A28"/>
    <w:rsid w:val="000B0D6F"/>
    <w:rsid w:val="000B10A4"/>
    <w:rsid w:val="000B1156"/>
    <w:rsid w:val="000B121E"/>
    <w:rsid w:val="000B21A2"/>
    <w:rsid w:val="000B339A"/>
    <w:rsid w:val="000B381B"/>
    <w:rsid w:val="000B4572"/>
    <w:rsid w:val="000B49E9"/>
    <w:rsid w:val="000B4F37"/>
    <w:rsid w:val="000B5616"/>
    <w:rsid w:val="000B74AE"/>
    <w:rsid w:val="000C027E"/>
    <w:rsid w:val="000C0B54"/>
    <w:rsid w:val="000C0CBF"/>
    <w:rsid w:val="000C1F93"/>
    <w:rsid w:val="000C2025"/>
    <w:rsid w:val="000C2217"/>
    <w:rsid w:val="000C3149"/>
    <w:rsid w:val="000C31D0"/>
    <w:rsid w:val="000C32B9"/>
    <w:rsid w:val="000C32C4"/>
    <w:rsid w:val="000C3CED"/>
    <w:rsid w:val="000C59C7"/>
    <w:rsid w:val="000C59F0"/>
    <w:rsid w:val="000C5DD2"/>
    <w:rsid w:val="000C6087"/>
    <w:rsid w:val="000C67A3"/>
    <w:rsid w:val="000D0A35"/>
    <w:rsid w:val="000D0EE3"/>
    <w:rsid w:val="000D276E"/>
    <w:rsid w:val="000D3239"/>
    <w:rsid w:val="000D387B"/>
    <w:rsid w:val="000D4279"/>
    <w:rsid w:val="000D439E"/>
    <w:rsid w:val="000D794C"/>
    <w:rsid w:val="000D7FA7"/>
    <w:rsid w:val="000E0F50"/>
    <w:rsid w:val="000E1198"/>
    <w:rsid w:val="000E1A58"/>
    <w:rsid w:val="000E21CF"/>
    <w:rsid w:val="000E3169"/>
    <w:rsid w:val="000E361B"/>
    <w:rsid w:val="000E391E"/>
    <w:rsid w:val="000E43F7"/>
    <w:rsid w:val="000E4CE1"/>
    <w:rsid w:val="000E5C43"/>
    <w:rsid w:val="000E6037"/>
    <w:rsid w:val="000E6596"/>
    <w:rsid w:val="000E7272"/>
    <w:rsid w:val="000E76B1"/>
    <w:rsid w:val="000E76E2"/>
    <w:rsid w:val="000F01FF"/>
    <w:rsid w:val="000F0495"/>
    <w:rsid w:val="000F04AD"/>
    <w:rsid w:val="000F0DAA"/>
    <w:rsid w:val="000F13A4"/>
    <w:rsid w:val="000F141E"/>
    <w:rsid w:val="000F1E1E"/>
    <w:rsid w:val="000F2381"/>
    <w:rsid w:val="000F37DE"/>
    <w:rsid w:val="000F46B1"/>
    <w:rsid w:val="000F4B6C"/>
    <w:rsid w:val="000F5492"/>
    <w:rsid w:val="000F5901"/>
    <w:rsid w:val="000F5FCC"/>
    <w:rsid w:val="000F6196"/>
    <w:rsid w:val="000F6357"/>
    <w:rsid w:val="000F6BF9"/>
    <w:rsid w:val="000F6D90"/>
    <w:rsid w:val="0010091F"/>
    <w:rsid w:val="00100949"/>
    <w:rsid w:val="00103215"/>
    <w:rsid w:val="001033D5"/>
    <w:rsid w:val="00103B4D"/>
    <w:rsid w:val="001049CE"/>
    <w:rsid w:val="001051BB"/>
    <w:rsid w:val="00105917"/>
    <w:rsid w:val="001064E6"/>
    <w:rsid w:val="00107621"/>
    <w:rsid w:val="00110446"/>
    <w:rsid w:val="00110EB9"/>
    <w:rsid w:val="0011199C"/>
    <w:rsid w:val="00112758"/>
    <w:rsid w:val="0011278B"/>
    <w:rsid w:val="00112DA2"/>
    <w:rsid w:val="00113206"/>
    <w:rsid w:val="00114FDD"/>
    <w:rsid w:val="001171F7"/>
    <w:rsid w:val="001174D6"/>
    <w:rsid w:val="00120D94"/>
    <w:rsid w:val="001214AF"/>
    <w:rsid w:val="001218EF"/>
    <w:rsid w:val="00121B33"/>
    <w:rsid w:val="00121B57"/>
    <w:rsid w:val="001226FE"/>
    <w:rsid w:val="00123A43"/>
    <w:rsid w:val="0012416D"/>
    <w:rsid w:val="0012427A"/>
    <w:rsid w:val="00124A36"/>
    <w:rsid w:val="00125217"/>
    <w:rsid w:val="00125FFD"/>
    <w:rsid w:val="0012709E"/>
    <w:rsid w:val="00130223"/>
    <w:rsid w:val="001310ED"/>
    <w:rsid w:val="00131671"/>
    <w:rsid w:val="00131B8E"/>
    <w:rsid w:val="00131F14"/>
    <w:rsid w:val="0013218B"/>
    <w:rsid w:val="00132485"/>
    <w:rsid w:val="00132ABB"/>
    <w:rsid w:val="001331D0"/>
    <w:rsid w:val="00133540"/>
    <w:rsid w:val="001352F1"/>
    <w:rsid w:val="00135569"/>
    <w:rsid w:val="00135967"/>
    <w:rsid w:val="00136975"/>
    <w:rsid w:val="00136BA1"/>
    <w:rsid w:val="0013759B"/>
    <w:rsid w:val="00137D95"/>
    <w:rsid w:val="0014093E"/>
    <w:rsid w:val="001412E3"/>
    <w:rsid w:val="0014242F"/>
    <w:rsid w:val="001429E0"/>
    <w:rsid w:val="0014432E"/>
    <w:rsid w:val="00145A36"/>
    <w:rsid w:val="001461AF"/>
    <w:rsid w:val="00146B10"/>
    <w:rsid w:val="001475BB"/>
    <w:rsid w:val="0014773B"/>
    <w:rsid w:val="0015070E"/>
    <w:rsid w:val="00151E87"/>
    <w:rsid w:val="00152506"/>
    <w:rsid w:val="00152BD9"/>
    <w:rsid w:val="00152EFB"/>
    <w:rsid w:val="00152F84"/>
    <w:rsid w:val="00154333"/>
    <w:rsid w:val="00154571"/>
    <w:rsid w:val="0015477F"/>
    <w:rsid w:val="001547BD"/>
    <w:rsid w:val="001553C4"/>
    <w:rsid w:val="00156D6F"/>
    <w:rsid w:val="0015792B"/>
    <w:rsid w:val="00160286"/>
    <w:rsid w:val="001608FB"/>
    <w:rsid w:val="00160B11"/>
    <w:rsid w:val="001614D1"/>
    <w:rsid w:val="00162730"/>
    <w:rsid w:val="00162C6F"/>
    <w:rsid w:val="001630A6"/>
    <w:rsid w:val="0016386F"/>
    <w:rsid w:val="00164785"/>
    <w:rsid w:val="00164F0B"/>
    <w:rsid w:val="001658B1"/>
    <w:rsid w:val="00165E80"/>
    <w:rsid w:val="0016603B"/>
    <w:rsid w:val="00166DDD"/>
    <w:rsid w:val="00167272"/>
    <w:rsid w:val="00167E3F"/>
    <w:rsid w:val="0017009E"/>
    <w:rsid w:val="0017224D"/>
    <w:rsid w:val="00172604"/>
    <w:rsid w:val="001728FA"/>
    <w:rsid w:val="00172DA0"/>
    <w:rsid w:val="001736C0"/>
    <w:rsid w:val="00173D44"/>
    <w:rsid w:val="00173DD5"/>
    <w:rsid w:val="001741B4"/>
    <w:rsid w:val="001743FD"/>
    <w:rsid w:val="00176EC5"/>
    <w:rsid w:val="0017706E"/>
    <w:rsid w:val="001771D0"/>
    <w:rsid w:val="001774D3"/>
    <w:rsid w:val="001776C1"/>
    <w:rsid w:val="00180687"/>
    <w:rsid w:val="00181480"/>
    <w:rsid w:val="00181746"/>
    <w:rsid w:val="001819CF"/>
    <w:rsid w:val="00181B21"/>
    <w:rsid w:val="001822D9"/>
    <w:rsid w:val="00182CA5"/>
    <w:rsid w:val="0018372A"/>
    <w:rsid w:val="00183A72"/>
    <w:rsid w:val="00183A87"/>
    <w:rsid w:val="00184569"/>
    <w:rsid w:val="00184909"/>
    <w:rsid w:val="00185361"/>
    <w:rsid w:val="001854EF"/>
    <w:rsid w:val="001859A8"/>
    <w:rsid w:val="00186629"/>
    <w:rsid w:val="001870A4"/>
    <w:rsid w:val="00187359"/>
    <w:rsid w:val="0019117B"/>
    <w:rsid w:val="0019186E"/>
    <w:rsid w:val="00192A6F"/>
    <w:rsid w:val="00192FC2"/>
    <w:rsid w:val="0019347C"/>
    <w:rsid w:val="0019468B"/>
    <w:rsid w:val="001951E4"/>
    <w:rsid w:val="0019567F"/>
    <w:rsid w:val="0019617C"/>
    <w:rsid w:val="0019658D"/>
    <w:rsid w:val="00197524"/>
    <w:rsid w:val="0019793B"/>
    <w:rsid w:val="00197DCA"/>
    <w:rsid w:val="001A0528"/>
    <w:rsid w:val="001A1FEA"/>
    <w:rsid w:val="001A2956"/>
    <w:rsid w:val="001A37B1"/>
    <w:rsid w:val="001A4858"/>
    <w:rsid w:val="001A491E"/>
    <w:rsid w:val="001A63DB"/>
    <w:rsid w:val="001A6A26"/>
    <w:rsid w:val="001A6B53"/>
    <w:rsid w:val="001A72F3"/>
    <w:rsid w:val="001A7CEC"/>
    <w:rsid w:val="001B0670"/>
    <w:rsid w:val="001B08E2"/>
    <w:rsid w:val="001B0D35"/>
    <w:rsid w:val="001B0DC3"/>
    <w:rsid w:val="001B1B4E"/>
    <w:rsid w:val="001B1BCD"/>
    <w:rsid w:val="001B363F"/>
    <w:rsid w:val="001B3955"/>
    <w:rsid w:val="001B4E79"/>
    <w:rsid w:val="001B5470"/>
    <w:rsid w:val="001B5AC7"/>
    <w:rsid w:val="001B5AE8"/>
    <w:rsid w:val="001B6766"/>
    <w:rsid w:val="001B71E2"/>
    <w:rsid w:val="001B7E60"/>
    <w:rsid w:val="001C0588"/>
    <w:rsid w:val="001C09B5"/>
    <w:rsid w:val="001C288C"/>
    <w:rsid w:val="001C2CEC"/>
    <w:rsid w:val="001C33E0"/>
    <w:rsid w:val="001C4A14"/>
    <w:rsid w:val="001C5883"/>
    <w:rsid w:val="001C5E71"/>
    <w:rsid w:val="001C6479"/>
    <w:rsid w:val="001C6627"/>
    <w:rsid w:val="001C6CED"/>
    <w:rsid w:val="001C759C"/>
    <w:rsid w:val="001D091C"/>
    <w:rsid w:val="001D0CEC"/>
    <w:rsid w:val="001D304C"/>
    <w:rsid w:val="001D3A38"/>
    <w:rsid w:val="001D49E2"/>
    <w:rsid w:val="001D5C91"/>
    <w:rsid w:val="001D5D72"/>
    <w:rsid w:val="001D5E25"/>
    <w:rsid w:val="001D6845"/>
    <w:rsid w:val="001D7930"/>
    <w:rsid w:val="001E0C9F"/>
    <w:rsid w:val="001E1B42"/>
    <w:rsid w:val="001E2268"/>
    <w:rsid w:val="001E2422"/>
    <w:rsid w:val="001E2B33"/>
    <w:rsid w:val="001E2EA7"/>
    <w:rsid w:val="001E3633"/>
    <w:rsid w:val="001E3B50"/>
    <w:rsid w:val="001E4166"/>
    <w:rsid w:val="001E4E7C"/>
    <w:rsid w:val="001E60AD"/>
    <w:rsid w:val="001E66F4"/>
    <w:rsid w:val="001F03C8"/>
    <w:rsid w:val="001F068C"/>
    <w:rsid w:val="001F0FDD"/>
    <w:rsid w:val="001F130D"/>
    <w:rsid w:val="001F1BB8"/>
    <w:rsid w:val="001F1D72"/>
    <w:rsid w:val="001F2362"/>
    <w:rsid w:val="001F25A3"/>
    <w:rsid w:val="001F30C8"/>
    <w:rsid w:val="001F3CF0"/>
    <w:rsid w:val="001F4216"/>
    <w:rsid w:val="001F4A71"/>
    <w:rsid w:val="001F4B8B"/>
    <w:rsid w:val="001F6C59"/>
    <w:rsid w:val="001F6D8E"/>
    <w:rsid w:val="001F73E4"/>
    <w:rsid w:val="001F748D"/>
    <w:rsid w:val="001F7985"/>
    <w:rsid w:val="001F7C85"/>
    <w:rsid w:val="0020057B"/>
    <w:rsid w:val="002005BB"/>
    <w:rsid w:val="002015B4"/>
    <w:rsid w:val="00201D9E"/>
    <w:rsid w:val="00202ADE"/>
    <w:rsid w:val="0020413A"/>
    <w:rsid w:val="00205C39"/>
    <w:rsid w:val="00205D1F"/>
    <w:rsid w:val="00207D06"/>
    <w:rsid w:val="00210123"/>
    <w:rsid w:val="00211404"/>
    <w:rsid w:val="00211BCB"/>
    <w:rsid w:val="002126E9"/>
    <w:rsid w:val="00212ADB"/>
    <w:rsid w:val="00212CCF"/>
    <w:rsid w:val="00213D97"/>
    <w:rsid w:val="0021455C"/>
    <w:rsid w:val="00214587"/>
    <w:rsid w:val="00214734"/>
    <w:rsid w:val="002147C7"/>
    <w:rsid w:val="002150D3"/>
    <w:rsid w:val="00215936"/>
    <w:rsid w:val="002163AF"/>
    <w:rsid w:val="00216B06"/>
    <w:rsid w:val="002210B3"/>
    <w:rsid w:val="002212A7"/>
    <w:rsid w:val="002223D6"/>
    <w:rsid w:val="0022250C"/>
    <w:rsid w:val="00222662"/>
    <w:rsid w:val="00222A51"/>
    <w:rsid w:val="00223224"/>
    <w:rsid w:val="00223387"/>
    <w:rsid w:val="002234B6"/>
    <w:rsid w:val="0022411F"/>
    <w:rsid w:val="0022486A"/>
    <w:rsid w:val="00224D60"/>
    <w:rsid w:val="002255F2"/>
    <w:rsid w:val="002259B5"/>
    <w:rsid w:val="00226B7B"/>
    <w:rsid w:val="00226CBC"/>
    <w:rsid w:val="002271A9"/>
    <w:rsid w:val="00227A83"/>
    <w:rsid w:val="00227E4D"/>
    <w:rsid w:val="00230414"/>
    <w:rsid w:val="00231030"/>
    <w:rsid w:val="0023203A"/>
    <w:rsid w:val="00232D68"/>
    <w:rsid w:val="00232F84"/>
    <w:rsid w:val="00233EEA"/>
    <w:rsid w:val="00234747"/>
    <w:rsid w:val="00234BE2"/>
    <w:rsid w:val="00236CE0"/>
    <w:rsid w:val="00237B7C"/>
    <w:rsid w:val="0024046D"/>
    <w:rsid w:val="00241501"/>
    <w:rsid w:val="00241692"/>
    <w:rsid w:val="00241FB4"/>
    <w:rsid w:val="00242494"/>
    <w:rsid w:val="0024292F"/>
    <w:rsid w:val="00242D3A"/>
    <w:rsid w:val="002433BD"/>
    <w:rsid w:val="00243971"/>
    <w:rsid w:val="00244E2D"/>
    <w:rsid w:val="0024593A"/>
    <w:rsid w:val="0024694F"/>
    <w:rsid w:val="00246C38"/>
    <w:rsid w:val="00247799"/>
    <w:rsid w:val="00247F1C"/>
    <w:rsid w:val="00247F5D"/>
    <w:rsid w:val="00250ABA"/>
    <w:rsid w:val="00250CC3"/>
    <w:rsid w:val="002519CD"/>
    <w:rsid w:val="002521CC"/>
    <w:rsid w:val="00252D23"/>
    <w:rsid w:val="00253CD7"/>
    <w:rsid w:val="002542CF"/>
    <w:rsid w:val="00254660"/>
    <w:rsid w:val="00254CFB"/>
    <w:rsid w:val="00254D51"/>
    <w:rsid w:val="00254F41"/>
    <w:rsid w:val="00255522"/>
    <w:rsid w:val="00255EE3"/>
    <w:rsid w:val="00256510"/>
    <w:rsid w:val="00256C91"/>
    <w:rsid w:val="00257226"/>
    <w:rsid w:val="00257F7F"/>
    <w:rsid w:val="0026141F"/>
    <w:rsid w:val="00262604"/>
    <w:rsid w:val="00262673"/>
    <w:rsid w:val="00262FA8"/>
    <w:rsid w:val="00262FBD"/>
    <w:rsid w:val="002633AB"/>
    <w:rsid w:val="0026468E"/>
    <w:rsid w:val="00264B50"/>
    <w:rsid w:val="0026532C"/>
    <w:rsid w:val="00265460"/>
    <w:rsid w:val="00266247"/>
    <w:rsid w:val="002672A6"/>
    <w:rsid w:val="002707F5"/>
    <w:rsid w:val="00270FB9"/>
    <w:rsid w:val="00271450"/>
    <w:rsid w:val="00271636"/>
    <w:rsid w:val="00271B3E"/>
    <w:rsid w:val="00272A7C"/>
    <w:rsid w:val="00273014"/>
    <w:rsid w:val="00273890"/>
    <w:rsid w:val="00273BCA"/>
    <w:rsid w:val="0027404A"/>
    <w:rsid w:val="002749FE"/>
    <w:rsid w:val="00274BB7"/>
    <w:rsid w:val="00274D7E"/>
    <w:rsid w:val="00275047"/>
    <w:rsid w:val="002750D1"/>
    <w:rsid w:val="002751BC"/>
    <w:rsid w:val="00275C7D"/>
    <w:rsid w:val="002766CD"/>
    <w:rsid w:val="002767D9"/>
    <w:rsid w:val="00280BDB"/>
    <w:rsid w:val="00281216"/>
    <w:rsid w:val="002814A7"/>
    <w:rsid w:val="00281961"/>
    <w:rsid w:val="00281E48"/>
    <w:rsid w:val="00282174"/>
    <w:rsid w:val="002827D4"/>
    <w:rsid w:val="0028395A"/>
    <w:rsid w:val="00283DFF"/>
    <w:rsid w:val="00283F35"/>
    <w:rsid w:val="00284117"/>
    <w:rsid w:val="00284257"/>
    <w:rsid w:val="00284CAB"/>
    <w:rsid w:val="0028589B"/>
    <w:rsid w:val="00285BCF"/>
    <w:rsid w:val="00286B80"/>
    <w:rsid w:val="00287A34"/>
    <w:rsid w:val="00290014"/>
    <w:rsid w:val="002914DA"/>
    <w:rsid w:val="002917C1"/>
    <w:rsid w:val="00291F71"/>
    <w:rsid w:val="00292783"/>
    <w:rsid w:val="00293261"/>
    <w:rsid w:val="0029440B"/>
    <w:rsid w:val="0029454B"/>
    <w:rsid w:val="0029597B"/>
    <w:rsid w:val="00295F67"/>
    <w:rsid w:val="002964F4"/>
    <w:rsid w:val="002965DE"/>
    <w:rsid w:val="0029699A"/>
    <w:rsid w:val="00296EB9"/>
    <w:rsid w:val="00297844"/>
    <w:rsid w:val="002979F1"/>
    <w:rsid w:val="00297C64"/>
    <w:rsid w:val="002A01A1"/>
    <w:rsid w:val="002A057B"/>
    <w:rsid w:val="002A0BCD"/>
    <w:rsid w:val="002A1320"/>
    <w:rsid w:val="002A1D56"/>
    <w:rsid w:val="002A271E"/>
    <w:rsid w:val="002A29CB"/>
    <w:rsid w:val="002A3228"/>
    <w:rsid w:val="002A346A"/>
    <w:rsid w:val="002A3472"/>
    <w:rsid w:val="002A3FE4"/>
    <w:rsid w:val="002A4147"/>
    <w:rsid w:val="002A590E"/>
    <w:rsid w:val="002A6688"/>
    <w:rsid w:val="002A7043"/>
    <w:rsid w:val="002A7232"/>
    <w:rsid w:val="002A7A72"/>
    <w:rsid w:val="002B14D7"/>
    <w:rsid w:val="002B1B7D"/>
    <w:rsid w:val="002B2BE5"/>
    <w:rsid w:val="002B374D"/>
    <w:rsid w:val="002B5323"/>
    <w:rsid w:val="002B5B46"/>
    <w:rsid w:val="002B6D46"/>
    <w:rsid w:val="002B744B"/>
    <w:rsid w:val="002B7488"/>
    <w:rsid w:val="002C0728"/>
    <w:rsid w:val="002C15DB"/>
    <w:rsid w:val="002C3DBB"/>
    <w:rsid w:val="002C3DC1"/>
    <w:rsid w:val="002C40A9"/>
    <w:rsid w:val="002C4269"/>
    <w:rsid w:val="002C4320"/>
    <w:rsid w:val="002C50AE"/>
    <w:rsid w:val="002C5E51"/>
    <w:rsid w:val="002C629A"/>
    <w:rsid w:val="002C6804"/>
    <w:rsid w:val="002C7536"/>
    <w:rsid w:val="002C7A4A"/>
    <w:rsid w:val="002D067C"/>
    <w:rsid w:val="002D10CE"/>
    <w:rsid w:val="002D2389"/>
    <w:rsid w:val="002D2A75"/>
    <w:rsid w:val="002D2E18"/>
    <w:rsid w:val="002D3663"/>
    <w:rsid w:val="002D4C65"/>
    <w:rsid w:val="002D57D9"/>
    <w:rsid w:val="002D5F06"/>
    <w:rsid w:val="002D6020"/>
    <w:rsid w:val="002D6376"/>
    <w:rsid w:val="002D74E1"/>
    <w:rsid w:val="002D7F0C"/>
    <w:rsid w:val="002E00B0"/>
    <w:rsid w:val="002E0A2C"/>
    <w:rsid w:val="002E0E29"/>
    <w:rsid w:val="002E10A1"/>
    <w:rsid w:val="002E1B39"/>
    <w:rsid w:val="002E2477"/>
    <w:rsid w:val="002E38F5"/>
    <w:rsid w:val="002E3DFE"/>
    <w:rsid w:val="002E46B4"/>
    <w:rsid w:val="002E4E91"/>
    <w:rsid w:val="002E53BF"/>
    <w:rsid w:val="002E5AB0"/>
    <w:rsid w:val="002E5BF6"/>
    <w:rsid w:val="002E7171"/>
    <w:rsid w:val="002E7E30"/>
    <w:rsid w:val="002F0C05"/>
    <w:rsid w:val="002F10C9"/>
    <w:rsid w:val="002F133A"/>
    <w:rsid w:val="002F1877"/>
    <w:rsid w:val="002F2F3D"/>
    <w:rsid w:val="002F3C9E"/>
    <w:rsid w:val="002F3D0E"/>
    <w:rsid w:val="002F41E5"/>
    <w:rsid w:val="002F4377"/>
    <w:rsid w:val="002F466B"/>
    <w:rsid w:val="002F5EE8"/>
    <w:rsid w:val="002F5F42"/>
    <w:rsid w:val="002F61B6"/>
    <w:rsid w:val="002F6493"/>
    <w:rsid w:val="002F661B"/>
    <w:rsid w:val="002F68E0"/>
    <w:rsid w:val="002F7A9E"/>
    <w:rsid w:val="003000BE"/>
    <w:rsid w:val="00300A3C"/>
    <w:rsid w:val="00300FD8"/>
    <w:rsid w:val="0030150D"/>
    <w:rsid w:val="003015C8"/>
    <w:rsid w:val="00301DF1"/>
    <w:rsid w:val="00302B11"/>
    <w:rsid w:val="003031DD"/>
    <w:rsid w:val="0030370E"/>
    <w:rsid w:val="003039BD"/>
    <w:rsid w:val="00304B7B"/>
    <w:rsid w:val="00304F56"/>
    <w:rsid w:val="00305198"/>
    <w:rsid w:val="00305359"/>
    <w:rsid w:val="00307954"/>
    <w:rsid w:val="003118AE"/>
    <w:rsid w:val="00311EF8"/>
    <w:rsid w:val="0031425A"/>
    <w:rsid w:val="00314484"/>
    <w:rsid w:val="003152A8"/>
    <w:rsid w:val="003156AF"/>
    <w:rsid w:val="00315768"/>
    <w:rsid w:val="00315799"/>
    <w:rsid w:val="0031689A"/>
    <w:rsid w:val="00316BB1"/>
    <w:rsid w:val="00317FF1"/>
    <w:rsid w:val="00320681"/>
    <w:rsid w:val="00321AAE"/>
    <w:rsid w:val="003226F4"/>
    <w:rsid w:val="00322DFF"/>
    <w:rsid w:val="00322EA3"/>
    <w:rsid w:val="00323A83"/>
    <w:rsid w:val="00323BEB"/>
    <w:rsid w:val="0032487C"/>
    <w:rsid w:val="00324C9F"/>
    <w:rsid w:val="00324CC2"/>
    <w:rsid w:val="0032568F"/>
    <w:rsid w:val="00326075"/>
    <w:rsid w:val="00327969"/>
    <w:rsid w:val="00330053"/>
    <w:rsid w:val="003305BC"/>
    <w:rsid w:val="003312B0"/>
    <w:rsid w:val="0033219A"/>
    <w:rsid w:val="003325D3"/>
    <w:rsid w:val="00332857"/>
    <w:rsid w:val="00334D58"/>
    <w:rsid w:val="00335426"/>
    <w:rsid w:val="0033563F"/>
    <w:rsid w:val="0033687D"/>
    <w:rsid w:val="003368E3"/>
    <w:rsid w:val="00337967"/>
    <w:rsid w:val="00337E5E"/>
    <w:rsid w:val="003400FD"/>
    <w:rsid w:val="003418A4"/>
    <w:rsid w:val="00341BFD"/>
    <w:rsid w:val="00342CB7"/>
    <w:rsid w:val="00343C6F"/>
    <w:rsid w:val="0034401F"/>
    <w:rsid w:val="00344290"/>
    <w:rsid w:val="0034446F"/>
    <w:rsid w:val="003456EF"/>
    <w:rsid w:val="00346026"/>
    <w:rsid w:val="00346567"/>
    <w:rsid w:val="00350BB8"/>
    <w:rsid w:val="00350E27"/>
    <w:rsid w:val="00351F11"/>
    <w:rsid w:val="0035259B"/>
    <w:rsid w:val="003529EB"/>
    <w:rsid w:val="00355968"/>
    <w:rsid w:val="00356073"/>
    <w:rsid w:val="0035777F"/>
    <w:rsid w:val="003608BC"/>
    <w:rsid w:val="00362548"/>
    <w:rsid w:val="00362CF9"/>
    <w:rsid w:val="0036352C"/>
    <w:rsid w:val="00363EAD"/>
    <w:rsid w:val="00363F3D"/>
    <w:rsid w:val="0036528F"/>
    <w:rsid w:val="00365A63"/>
    <w:rsid w:val="00366763"/>
    <w:rsid w:val="00366791"/>
    <w:rsid w:val="00367914"/>
    <w:rsid w:val="003700FE"/>
    <w:rsid w:val="00371435"/>
    <w:rsid w:val="003714C0"/>
    <w:rsid w:val="00371B39"/>
    <w:rsid w:val="003727CC"/>
    <w:rsid w:val="00372FF8"/>
    <w:rsid w:val="0037300B"/>
    <w:rsid w:val="00373B4E"/>
    <w:rsid w:val="00373E23"/>
    <w:rsid w:val="00373EBB"/>
    <w:rsid w:val="00374052"/>
    <w:rsid w:val="0037418B"/>
    <w:rsid w:val="00375481"/>
    <w:rsid w:val="003768D5"/>
    <w:rsid w:val="00376CE5"/>
    <w:rsid w:val="00376ECE"/>
    <w:rsid w:val="0037754D"/>
    <w:rsid w:val="00380703"/>
    <w:rsid w:val="00380CFE"/>
    <w:rsid w:val="00381239"/>
    <w:rsid w:val="00381381"/>
    <w:rsid w:val="003814E0"/>
    <w:rsid w:val="00384C96"/>
    <w:rsid w:val="00385157"/>
    <w:rsid w:val="003860BB"/>
    <w:rsid w:val="00387D28"/>
    <w:rsid w:val="0039029F"/>
    <w:rsid w:val="0039043C"/>
    <w:rsid w:val="00390EDF"/>
    <w:rsid w:val="0039150D"/>
    <w:rsid w:val="00391922"/>
    <w:rsid w:val="00391CBD"/>
    <w:rsid w:val="003922E4"/>
    <w:rsid w:val="00393178"/>
    <w:rsid w:val="00394877"/>
    <w:rsid w:val="00394E5A"/>
    <w:rsid w:val="00395381"/>
    <w:rsid w:val="00395BFA"/>
    <w:rsid w:val="00396576"/>
    <w:rsid w:val="0039734D"/>
    <w:rsid w:val="00397670"/>
    <w:rsid w:val="003976A9"/>
    <w:rsid w:val="003A0764"/>
    <w:rsid w:val="003A10D9"/>
    <w:rsid w:val="003A2EBD"/>
    <w:rsid w:val="003A3898"/>
    <w:rsid w:val="003A3B34"/>
    <w:rsid w:val="003A3CDC"/>
    <w:rsid w:val="003A3D09"/>
    <w:rsid w:val="003A3D30"/>
    <w:rsid w:val="003A5433"/>
    <w:rsid w:val="003A5558"/>
    <w:rsid w:val="003A5803"/>
    <w:rsid w:val="003A5BE0"/>
    <w:rsid w:val="003A705F"/>
    <w:rsid w:val="003A7616"/>
    <w:rsid w:val="003A763C"/>
    <w:rsid w:val="003B27D5"/>
    <w:rsid w:val="003B2926"/>
    <w:rsid w:val="003B30CA"/>
    <w:rsid w:val="003B325C"/>
    <w:rsid w:val="003B46C3"/>
    <w:rsid w:val="003B538D"/>
    <w:rsid w:val="003B5B85"/>
    <w:rsid w:val="003B604F"/>
    <w:rsid w:val="003B620C"/>
    <w:rsid w:val="003B6934"/>
    <w:rsid w:val="003B6A33"/>
    <w:rsid w:val="003B6B6C"/>
    <w:rsid w:val="003C01D0"/>
    <w:rsid w:val="003C1061"/>
    <w:rsid w:val="003C11CF"/>
    <w:rsid w:val="003C17C8"/>
    <w:rsid w:val="003C2234"/>
    <w:rsid w:val="003C40B4"/>
    <w:rsid w:val="003C492A"/>
    <w:rsid w:val="003C4DFA"/>
    <w:rsid w:val="003C6462"/>
    <w:rsid w:val="003C7046"/>
    <w:rsid w:val="003D00E9"/>
    <w:rsid w:val="003D050F"/>
    <w:rsid w:val="003D0954"/>
    <w:rsid w:val="003D1A31"/>
    <w:rsid w:val="003D2150"/>
    <w:rsid w:val="003D2B10"/>
    <w:rsid w:val="003D50D5"/>
    <w:rsid w:val="003D699E"/>
    <w:rsid w:val="003D6A3F"/>
    <w:rsid w:val="003E25EB"/>
    <w:rsid w:val="003E30AD"/>
    <w:rsid w:val="003E5F28"/>
    <w:rsid w:val="003E60D1"/>
    <w:rsid w:val="003E64A5"/>
    <w:rsid w:val="003E6D16"/>
    <w:rsid w:val="003E7066"/>
    <w:rsid w:val="003E745D"/>
    <w:rsid w:val="003E7C0D"/>
    <w:rsid w:val="003E7E8F"/>
    <w:rsid w:val="003E7EF2"/>
    <w:rsid w:val="003E7F65"/>
    <w:rsid w:val="003F0D5C"/>
    <w:rsid w:val="003F139C"/>
    <w:rsid w:val="003F1432"/>
    <w:rsid w:val="003F15A1"/>
    <w:rsid w:val="003F1F45"/>
    <w:rsid w:val="003F2B3C"/>
    <w:rsid w:val="003F2DDB"/>
    <w:rsid w:val="003F30F3"/>
    <w:rsid w:val="003F32AE"/>
    <w:rsid w:val="003F334A"/>
    <w:rsid w:val="003F3CD9"/>
    <w:rsid w:val="003F425B"/>
    <w:rsid w:val="003F5724"/>
    <w:rsid w:val="003F622B"/>
    <w:rsid w:val="003F67DA"/>
    <w:rsid w:val="003F6BED"/>
    <w:rsid w:val="003F6FD8"/>
    <w:rsid w:val="003F75F2"/>
    <w:rsid w:val="003F76E5"/>
    <w:rsid w:val="003F7C34"/>
    <w:rsid w:val="004004D8"/>
    <w:rsid w:val="00400698"/>
    <w:rsid w:val="0040110F"/>
    <w:rsid w:val="00401C5F"/>
    <w:rsid w:val="004027CC"/>
    <w:rsid w:val="00403B9D"/>
    <w:rsid w:val="0040455A"/>
    <w:rsid w:val="00404B2C"/>
    <w:rsid w:val="00407354"/>
    <w:rsid w:val="0040735D"/>
    <w:rsid w:val="00407534"/>
    <w:rsid w:val="00407555"/>
    <w:rsid w:val="0040764E"/>
    <w:rsid w:val="0040794C"/>
    <w:rsid w:val="0041026C"/>
    <w:rsid w:val="0041048E"/>
    <w:rsid w:val="00410A46"/>
    <w:rsid w:val="004110C4"/>
    <w:rsid w:val="004122B3"/>
    <w:rsid w:val="004128ED"/>
    <w:rsid w:val="00413550"/>
    <w:rsid w:val="00413D5A"/>
    <w:rsid w:val="00415536"/>
    <w:rsid w:val="0041572F"/>
    <w:rsid w:val="00415E83"/>
    <w:rsid w:val="004179CD"/>
    <w:rsid w:val="0042005D"/>
    <w:rsid w:val="00420781"/>
    <w:rsid w:val="004216D8"/>
    <w:rsid w:val="00421A52"/>
    <w:rsid w:val="0042273C"/>
    <w:rsid w:val="004237CF"/>
    <w:rsid w:val="00423A91"/>
    <w:rsid w:val="00425D23"/>
    <w:rsid w:val="0042608C"/>
    <w:rsid w:val="004277E4"/>
    <w:rsid w:val="004278FE"/>
    <w:rsid w:val="00427DC5"/>
    <w:rsid w:val="00430840"/>
    <w:rsid w:val="00430B18"/>
    <w:rsid w:val="00430BFF"/>
    <w:rsid w:val="00430D3C"/>
    <w:rsid w:val="00430F29"/>
    <w:rsid w:val="00433A71"/>
    <w:rsid w:val="00434D2F"/>
    <w:rsid w:val="004352E0"/>
    <w:rsid w:val="00435833"/>
    <w:rsid w:val="004359F1"/>
    <w:rsid w:val="0044287A"/>
    <w:rsid w:val="004428E3"/>
    <w:rsid w:val="00442CE0"/>
    <w:rsid w:val="00443AF3"/>
    <w:rsid w:val="00443D1A"/>
    <w:rsid w:val="00445355"/>
    <w:rsid w:val="00445CB3"/>
    <w:rsid w:val="0044612D"/>
    <w:rsid w:val="004462A0"/>
    <w:rsid w:val="00446E77"/>
    <w:rsid w:val="0045060E"/>
    <w:rsid w:val="00450CFD"/>
    <w:rsid w:val="004514F5"/>
    <w:rsid w:val="00451D18"/>
    <w:rsid w:val="00455376"/>
    <w:rsid w:val="004565C6"/>
    <w:rsid w:val="00456BFE"/>
    <w:rsid w:val="004604F9"/>
    <w:rsid w:val="00460778"/>
    <w:rsid w:val="00461B9E"/>
    <w:rsid w:val="00462A52"/>
    <w:rsid w:val="00463607"/>
    <w:rsid w:val="004636F6"/>
    <w:rsid w:val="004640FD"/>
    <w:rsid w:val="004649C3"/>
    <w:rsid w:val="00465F4D"/>
    <w:rsid w:val="00466C78"/>
    <w:rsid w:val="00467C3D"/>
    <w:rsid w:val="0047091B"/>
    <w:rsid w:val="004712B8"/>
    <w:rsid w:val="00471402"/>
    <w:rsid w:val="00471D7D"/>
    <w:rsid w:val="00472E4A"/>
    <w:rsid w:val="00472F74"/>
    <w:rsid w:val="004736D6"/>
    <w:rsid w:val="0047399E"/>
    <w:rsid w:val="00474437"/>
    <w:rsid w:val="00475397"/>
    <w:rsid w:val="00475E95"/>
    <w:rsid w:val="004776DC"/>
    <w:rsid w:val="00477A7F"/>
    <w:rsid w:val="00477AA4"/>
    <w:rsid w:val="0048000B"/>
    <w:rsid w:val="004803D6"/>
    <w:rsid w:val="00480963"/>
    <w:rsid w:val="00482728"/>
    <w:rsid w:val="00482B72"/>
    <w:rsid w:val="0048376B"/>
    <w:rsid w:val="00484321"/>
    <w:rsid w:val="00485593"/>
    <w:rsid w:val="0048571E"/>
    <w:rsid w:val="00485D9E"/>
    <w:rsid w:val="00485FDF"/>
    <w:rsid w:val="00486821"/>
    <w:rsid w:val="00486A27"/>
    <w:rsid w:val="004875EE"/>
    <w:rsid w:val="00491556"/>
    <w:rsid w:val="0049166F"/>
    <w:rsid w:val="00492A1E"/>
    <w:rsid w:val="00492C7A"/>
    <w:rsid w:val="004932B8"/>
    <w:rsid w:val="00493F25"/>
    <w:rsid w:val="004944FE"/>
    <w:rsid w:val="00495A0A"/>
    <w:rsid w:val="00495A96"/>
    <w:rsid w:val="00495F44"/>
    <w:rsid w:val="004960E3"/>
    <w:rsid w:val="00497834"/>
    <w:rsid w:val="0049788D"/>
    <w:rsid w:val="00497A9E"/>
    <w:rsid w:val="004A072B"/>
    <w:rsid w:val="004A10BA"/>
    <w:rsid w:val="004A173E"/>
    <w:rsid w:val="004A196B"/>
    <w:rsid w:val="004A28B6"/>
    <w:rsid w:val="004A3068"/>
    <w:rsid w:val="004A3B78"/>
    <w:rsid w:val="004A49E2"/>
    <w:rsid w:val="004A4E1F"/>
    <w:rsid w:val="004A4F8B"/>
    <w:rsid w:val="004A5681"/>
    <w:rsid w:val="004A5E5C"/>
    <w:rsid w:val="004A6200"/>
    <w:rsid w:val="004A6438"/>
    <w:rsid w:val="004A6517"/>
    <w:rsid w:val="004A671A"/>
    <w:rsid w:val="004A6BD7"/>
    <w:rsid w:val="004A6EEE"/>
    <w:rsid w:val="004A7735"/>
    <w:rsid w:val="004A778B"/>
    <w:rsid w:val="004B064E"/>
    <w:rsid w:val="004B07C6"/>
    <w:rsid w:val="004B0842"/>
    <w:rsid w:val="004B15E3"/>
    <w:rsid w:val="004B167C"/>
    <w:rsid w:val="004B170D"/>
    <w:rsid w:val="004B1A77"/>
    <w:rsid w:val="004B2A3C"/>
    <w:rsid w:val="004B3047"/>
    <w:rsid w:val="004B308D"/>
    <w:rsid w:val="004B310C"/>
    <w:rsid w:val="004B348E"/>
    <w:rsid w:val="004B3AD2"/>
    <w:rsid w:val="004B4243"/>
    <w:rsid w:val="004B4552"/>
    <w:rsid w:val="004B4721"/>
    <w:rsid w:val="004B4EE2"/>
    <w:rsid w:val="004B6820"/>
    <w:rsid w:val="004B6878"/>
    <w:rsid w:val="004B6FEF"/>
    <w:rsid w:val="004C1D8D"/>
    <w:rsid w:val="004C1F7D"/>
    <w:rsid w:val="004C20DE"/>
    <w:rsid w:val="004C334C"/>
    <w:rsid w:val="004C4ED6"/>
    <w:rsid w:val="004C4F71"/>
    <w:rsid w:val="004C54E2"/>
    <w:rsid w:val="004C6FAD"/>
    <w:rsid w:val="004C726C"/>
    <w:rsid w:val="004C78A6"/>
    <w:rsid w:val="004C7A29"/>
    <w:rsid w:val="004D0679"/>
    <w:rsid w:val="004D2CE3"/>
    <w:rsid w:val="004D2EDD"/>
    <w:rsid w:val="004D2FC2"/>
    <w:rsid w:val="004D30E6"/>
    <w:rsid w:val="004D344B"/>
    <w:rsid w:val="004D3DF8"/>
    <w:rsid w:val="004D3E6F"/>
    <w:rsid w:val="004D4D78"/>
    <w:rsid w:val="004D5475"/>
    <w:rsid w:val="004D5586"/>
    <w:rsid w:val="004D559A"/>
    <w:rsid w:val="004D5800"/>
    <w:rsid w:val="004D6DEE"/>
    <w:rsid w:val="004D6FDD"/>
    <w:rsid w:val="004E0FBA"/>
    <w:rsid w:val="004E101F"/>
    <w:rsid w:val="004E11C2"/>
    <w:rsid w:val="004E1500"/>
    <w:rsid w:val="004E196A"/>
    <w:rsid w:val="004E1CF5"/>
    <w:rsid w:val="004E290C"/>
    <w:rsid w:val="004E2B82"/>
    <w:rsid w:val="004E2C19"/>
    <w:rsid w:val="004E2EAB"/>
    <w:rsid w:val="004E389C"/>
    <w:rsid w:val="004E38B5"/>
    <w:rsid w:val="004E4B72"/>
    <w:rsid w:val="004E5224"/>
    <w:rsid w:val="004E5232"/>
    <w:rsid w:val="004E53C7"/>
    <w:rsid w:val="004F13CA"/>
    <w:rsid w:val="004F19FF"/>
    <w:rsid w:val="004F2CB2"/>
    <w:rsid w:val="004F2DDE"/>
    <w:rsid w:val="004F30CD"/>
    <w:rsid w:val="004F4CE4"/>
    <w:rsid w:val="004F52E5"/>
    <w:rsid w:val="004F55FA"/>
    <w:rsid w:val="004F6A53"/>
    <w:rsid w:val="004F7B02"/>
    <w:rsid w:val="00500149"/>
    <w:rsid w:val="00500434"/>
    <w:rsid w:val="005012A9"/>
    <w:rsid w:val="005012ED"/>
    <w:rsid w:val="0050198D"/>
    <w:rsid w:val="00501C4C"/>
    <w:rsid w:val="00502B8D"/>
    <w:rsid w:val="00502BC1"/>
    <w:rsid w:val="00503A75"/>
    <w:rsid w:val="00504F30"/>
    <w:rsid w:val="0050569E"/>
    <w:rsid w:val="0050584C"/>
    <w:rsid w:val="00505CBE"/>
    <w:rsid w:val="00506CBD"/>
    <w:rsid w:val="005074E5"/>
    <w:rsid w:val="00507B0A"/>
    <w:rsid w:val="00507CA5"/>
    <w:rsid w:val="0051044C"/>
    <w:rsid w:val="005104EE"/>
    <w:rsid w:val="0051266B"/>
    <w:rsid w:val="00512FF5"/>
    <w:rsid w:val="0051314C"/>
    <w:rsid w:val="00513EE0"/>
    <w:rsid w:val="005141C7"/>
    <w:rsid w:val="005142F0"/>
    <w:rsid w:val="00514FD7"/>
    <w:rsid w:val="00515239"/>
    <w:rsid w:val="00516C30"/>
    <w:rsid w:val="00520B05"/>
    <w:rsid w:val="00520BE6"/>
    <w:rsid w:val="00521261"/>
    <w:rsid w:val="005214F0"/>
    <w:rsid w:val="00522495"/>
    <w:rsid w:val="005230E8"/>
    <w:rsid w:val="0052326E"/>
    <w:rsid w:val="005233C7"/>
    <w:rsid w:val="00523682"/>
    <w:rsid w:val="00523CE9"/>
    <w:rsid w:val="0052416B"/>
    <w:rsid w:val="00524B71"/>
    <w:rsid w:val="005273E0"/>
    <w:rsid w:val="00527FF3"/>
    <w:rsid w:val="00531067"/>
    <w:rsid w:val="00531468"/>
    <w:rsid w:val="0053151C"/>
    <w:rsid w:val="00531A70"/>
    <w:rsid w:val="00532B4A"/>
    <w:rsid w:val="00532B59"/>
    <w:rsid w:val="00532C37"/>
    <w:rsid w:val="00533285"/>
    <w:rsid w:val="00534C7B"/>
    <w:rsid w:val="00534EC3"/>
    <w:rsid w:val="005377CC"/>
    <w:rsid w:val="00537CDD"/>
    <w:rsid w:val="00540C19"/>
    <w:rsid w:val="00540DBF"/>
    <w:rsid w:val="005421DD"/>
    <w:rsid w:val="00542D1F"/>
    <w:rsid w:val="00543D2A"/>
    <w:rsid w:val="00544664"/>
    <w:rsid w:val="005446E2"/>
    <w:rsid w:val="00544E2F"/>
    <w:rsid w:val="00544E38"/>
    <w:rsid w:val="005458CE"/>
    <w:rsid w:val="00545C30"/>
    <w:rsid w:val="00546A54"/>
    <w:rsid w:val="005502DC"/>
    <w:rsid w:val="00551445"/>
    <w:rsid w:val="005515A5"/>
    <w:rsid w:val="005517B8"/>
    <w:rsid w:val="00552AA8"/>
    <w:rsid w:val="00552E41"/>
    <w:rsid w:val="00553078"/>
    <w:rsid w:val="00553454"/>
    <w:rsid w:val="00554292"/>
    <w:rsid w:val="00554351"/>
    <w:rsid w:val="0055489D"/>
    <w:rsid w:val="0055578F"/>
    <w:rsid w:val="0055676E"/>
    <w:rsid w:val="00557C0B"/>
    <w:rsid w:val="00560103"/>
    <w:rsid w:val="005601EB"/>
    <w:rsid w:val="005609EE"/>
    <w:rsid w:val="0056253A"/>
    <w:rsid w:val="0056315D"/>
    <w:rsid w:val="0056350E"/>
    <w:rsid w:val="00563563"/>
    <w:rsid w:val="00564D48"/>
    <w:rsid w:val="00564F90"/>
    <w:rsid w:val="00565264"/>
    <w:rsid w:val="00566B36"/>
    <w:rsid w:val="005674AC"/>
    <w:rsid w:val="00567759"/>
    <w:rsid w:val="00567A7F"/>
    <w:rsid w:val="00567FE1"/>
    <w:rsid w:val="0057087C"/>
    <w:rsid w:val="0057220C"/>
    <w:rsid w:val="00572BA3"/>
    <w:rsid w:val="00573C9D"/>
    <w:rsid w:val="005752AC"/>
    <w:rsid w:val="005764F2"/>
    <w:rsid w:val="005766CA"/>
    <w:rsid w:val="005769D8"/>
    <w:rsid w:val="00577129"/>
    <w:rsid w:val="00580209"/>
    <w:rsid w:val="0058271B"/>
    <w:rsid w:val="0058277E"/>
    <w:rsid w:val="005843FB"/>
    <w:rsid w:val="005861B5"/>
    <w:rsid w:val="005867D3"/>
    <w:rsid w:val="00587A80"/>
    <w:rsid w:val="00587E0E"/>
    <w:rsid w:val="00587EF6"/>
    <w:rsid w:val="00587F71"/>
    <w:rsid w:val="00590103"/>
    <w:rsid w:val="00592930"/>
    <w:rsid w:val="00592A9A"/>
    <w:rsid w:val="00592B82"/>
    <w:rsid w:val="005936FE"/>
    <w:rsid w:val="005954DC"/>
    <w:rsid w:val="0059568F"/>
    <w:rsid w:val="005965EB"/>
    <w:rsid w:val="005972E9"/>
    <w:rsid w:val="00597378"/>
    <w:rsid w:val="00597D23"/>
    <w:rsid w:val="005A0932"/>
    <w:rsid w:val="005A178F"/>
    <w:rsid w:val="005A42DB"/>
    <w:rsid w:val="005A44DD"/>
    <w:rsid w:val="005A4846"/>
    <w:rsid w:val="005A60DF"/>
    <w:rsid w:val="005A6908"/>
    <w:rsid w:val="005A6B01"/>
    <w:rsid w:val="005A6F36"/>
    <w:rsid w:val="005A7553"/>
    <w:rsid w:val="005A7762"/>
    <w:rsid w:val="005B0460"/>
    <w:rsid w:val="005B05AD"/>
    <w:rsid w:val="005B0A3E"/>
    <w:rsid w:val="005B3F31"/>
    <w:rsid w:val="005B3FCD"/>
    <w:rsid w:val="005B4BA2"/>
    <w:rsid w:val="005B68AA"/>
    <w:rsid w:val="005B73E6"/>
    <w:rsid w:val="005C0153"/>
    <w:rsid w:val="005C021B"/>
    <w:rsid w:val="005C03DB"/>
    <w:rsid w:val="005C05F7"/>
    <w:rsid w:val="005C1A1A"/>
    <w:rsid w:val="005C35B5"/>
    <w:rsid w:val="005C3B7D"/>
    <w:rsid w:val="005C3E9E"/>
    <w:rsid w:val="005C43A0"/>
    <w:rsid w:val="005C4B76"/>
    <w:rsid w:val="005C7DA2"/>
    <w:rsid w:val="005C7F36"/>
    <w:rsid w:val="005D0301"/>
    <w:rsid w:val="005D0541"/>
    <w:rsid w:val="005D09CB"/>
    <w:rsid w:val="005D12A2"/>
    <w:rsid w:val="005D15D4"/>
    <w:rsid w:val="005D1701"/>
    <w:rsid w:val="005D18A2"/>
    <w:rsid w:val="005D20F6"/>
    <w:rsid w:val="005D372B"/>
    <w:rsid w:val="005D488A"/>
    <w:rsid w:val="005D49C5"/>
    <w:rsid w:val="005D4FC4"/>
    <w:rsid w:val="005D7A02"/>
    <w:rsid w:val="005E0620"/>
    <w:rsid w:val="005E09D2"/>
    <w:rsid w:val="005E1012"/>
    <w:rsid w:val="005E19F0"/>
    <w:rsid w:val="005E2D8B"/>
    <w:rsid w:val="005E43C5"/>
    <w:rsid w:val="005E45A7"/>
    <w:rsid w:val="005E490C"/>
    <w:rsid w:val="005E4B7A"/>
    <w:rsid w:val="005E4FFF"/>
    <w:rsid w:val="005E5BFD"/>
    <w:rsid w:val="005E6753"/>
    <w:rsid w:val="005E6EF4"/>
    <w:rsid w:val="005E7343"/>
    <w:rsid w:val="005E77C9"/>
    <w:rsid w:val="005F0C24"/>
    <w:rsid w:val="005F129C"/>
    <w:rsid w:val="005F1B58"/>
    <w:rsid w:val="005F270A"/>
    <w:rsid w:val="005F32F6"/>
    <w:rsid w:val="005F40C6"/>
    <w:rsid w:val="005F49E1"/>
    <w:rsid w:val="005F547D"/>
    <w:rsid w:val="005F5575"/>
    <w:rsid w:val="005F69E5"/>
    <w:rsid w:val="005F7062"/>
    <w:rsid w:val="005F760B"/>
    <w:rsid w:val="006004F8"/>
    <w:rsid w:val="006005E4"/>
    <w:rsid w:val="00603806"/>
    <w:rsid w:val="006040DA"/>
    <w:rsid w:val="00604DE6"/>
    <w:rsid w:val="006050FA"/>
    <w:rsid w:val="00606882"/>
    <w:rsid w:val="0060689C"/>
    <w:rsid w:val="006075B1"/>
    <w:rsid w:val="00607ACD"/>
    <w:rsid w:val="00607CA0"/>
    <w:rsid w:val="00610234"/>
    <w:rsid w:val="006102AF"/>
    <w:rsid w:val="006103C6"/>
    <w:rsid w:val="00611322"/>
    <w:rsid w:val="006115DF"/>
    <w:rsid w:val="00611DAC"/>
    <w:rsid w:val="00612893"/>
    <w:rsid w:val="00613642"/>
    <w:rsid w:val="00613EDA"/>
    <w:rsid w:val="00614229"/>
    <w:rsid w:val="006142CE"/>
    <w:rsid w:val="0061463E"/>
    <w:rsid w:val="0061499C"/>
    <w:rsid w:val="00614E50"/>
    <w:rsid w:val="006152B4"/>
    <w:rsid w:val="00616943"/>
    <w:rsid w:val="0061720A"/>
    <w:rsid w:val="0062261B"/>
    <w:rsid w:val="00623A59"/>
    <w:rsid w:val="00623A87"/>
    <w:rsid w:val="0062461D"/>
    <w:rsid w:val="00625FE1"/>
    <w:rsid w:val="00627100"/>
    <w:rsid w:val="00627F80"/>
    <w:rsid w:val="006305D7"/>
    <w:rsid w:val="00630F80"/>
    <w:rsid w:val="00630FFB"/>
    <w:rsid w:val="0063105A"/>
    <w:rsid w:val="00632067"/>
    <w:rsid w:val="00632094"/>
    <w:rsid w:val="00632359"/>
    <w:rsid w:val="00632405"/>
    <w:rsid w:val="00632875"/>
    <w:rsid w:val="006330FF"/>
    <w:rsid w:val="00634E26"/>
    <w:rsid w:val="00635065"/>
    <w:rsid w:val="00635431"/>
    <w:rsid w:val="00635504"/>
    <w:rsid w:val="00635A64"/>
    <w:rsid w:val="006406F8"/>
    <w:rsid w:val="00640F46"/>
    <w:rsid w:val="0064102F"/>
    <w:rsid w:val="00641424"/>
    <w:rsid w:val="00641C61"/>
    <w:rsid w:val="00642703"/>
    <w:rsid w:val="006430DD"/>
    <w:rsid w:val="006437BF"/>
    <w:rsid w:val="006467E9"/>
    <w:rsid w:val="006468BA"/>
    <w:rsid w:val="00646E83"/>
    <w:rsid w:val="006475B0"/>
    <w:rsid w:val="006477DA"/>
    <w:rsid w:val="00647CF6"/>
    <w:rsid w:val="00650B3F"/>
    <w:rsid w:val="00650BE8"/>
    <w:rsid w:val="0065123D"/>
    <w:rsid w:val="006514DF"/>
    <w:rsid w:val="00651E19"/>
    <w:rsid w:val="0065297A"/>
    <w:rsid w:val="00652AD7"/>
    <w:rsid w:val="006541A4"/>
    <w:rsid w:val="00654710"/>
    <w:rsid w:val="0065558F"/>
    <w:rsid w:val="006572B4"/>
    <w:rsid w:val="00657427"/>
    <w:rsid w:val="00657CC1"/>
    <w:rsid w:val="006602E7"/>
    <w:rsid w:val="006608A8"/>
    <w:rsid w:val="00660E95"/>
    <w:rsid w:val="00661C9C"/>
    <w:rsid w:val="00661EAA"/>
    <w:rsid w:val="00662A70"/>
    <w:rsid w:val="0066334D"/>
    <w:rsid w:val="006638CA"/>
    <w:rsid w:val="006642E0"/>
    <w:rsid w:val="0066469C"/>
    <w:rsid w:val="0066565B"/>
    <w:rsid w:val="00665818"/>
    <w:rsid w:val="00665B79"/>
    <w:rsid w:val="00665EFC"/>
    <w:rsid w:val="00667105"/>
    <w:rsid w:val="00667162"/>
    <w:rsid w:val="0066718A"/>
    <w:rsid w:val="00667761"/>
    <w:rsid w:val="00667AAD"/>
    <w:rsid w:val="00667D90"/>
    <w:rsid w:val="00667E3C"/>
    <w:rsid w:val="00667ECE"/>
    <w:rsid w:val="0067081E"/>
    <w:rsid w:val="006715DC"/>
    <w:rsid w:val="00671737"/>
    <w:rsid w:val="00671936"/>
    <w:rsid w:val="00671AF0"/>
    <w:rsid w:val="00671FDB"/>
    <w:rsid w:val="006727C4"/>
    <w:rsid w:val="00672CDE"/>
    <w:rsid w:val="006735B3"/>
    <w:rsid w:val="00673F84"/>
    <w:rsid w:val="00674428"/>
    <w:rsid w:val="00674C83"/>
    <w:rsid w:val="00674D27"/>
    <w:rsid w:val="00675470"/>
    <w:rsid w:val="0067592E"/>
    <w:rsid w:val="00676E04"/>
    <w:rsid w:val="00681063"/>
    <w:rsid w:val="00681762"/>
    <w:rsid w:val="00681F07"/>
    <w:rsid w:val="0068288C"/>
    <w:rsid w:val="006836F6"/>
    <w:rsid w:val="00683BCD"/>
    <w:rsid w:val="00684D91"/>
    <w:rsid w:val="0068513D"/>
    <w:rsid w:val="0068538B"/>
    <w:rsid w:val="006865D3"/>
    <w:rsid w:val="0068678D"/>
    <w:rsid w:val="00686900"/>
    <w:rsid w:val="00687746"/>
    <w:rsid w:val="00690B15"/>
    <w:rsid w:val="00690D6D"/>
    <w:rsid w:val="00691AB8"/>
    <w:rsid w:val="0069289E"/>
    <w:rsid w:val="006934C8"/>
    <w:rsid w:val="00693860"/>
    <w:rsid w:val="00693EA7"/>
    <w:rsid w:val="00693F02"/>
    <w:rsid w:val="00694A29"/>
    <w:rsid w:val="00695BC8"/>
    <w:rsid w:val="0069615B"/>
    <w:rsid w:val="00697063"/>
    <w:rsid w:val="006971C7"/>
    <w:rsid w:val="006A0668"/>
    <w:rsid w:val="006A095E"/>
    <w:rsid w:val="006A0DAB"/>
    <w:rsid w:val="006A20BB"/>
    <w:rsid w:val="006A3B7D"/>
    <w:rsid w:val="006A417B"/>
    <w:rsid w:val="006A51E3"/>
    <w:rsid w:val="006A5A45"/>
    <w:rsid w:val="006A5C24"/>
    <w:rsid w:val="006A5CF5"/>
    <w:rsid w:val="006A623A"/>
    <w:rsid w:val="006A69B6"/>
    <w:rsid w:val="006A6B63"/>
    <w:rsid w:val="006A7709"/>
    <w:rsid w:val="006B050F"/>
    <w:rsid w:val="006B1711"/>
    <w:rsid w:val="006B2D6A"/>
    <w:rsid w:val="006B314D"/>
    <w:rsid w:val="006B3A11"/>
    <w:rsid w:val="006B455C"/>
    <w:rsid w:val="006B5B1F"/>
    <w:rsid w:val="006B6446"/>
    <w:rsid w:val="006B796E"/>
    <w:rsid w:val="006C00C8"/>
    <w:rsid w:val="006C1FE1"/>
    <w:rsid w:val="006C3DAA"/>
    <w:rsid w:val="006C49B5"/>
    <w:rsid w:val="006C5E0F"/>
    <w:rsid w:val="006C60A6"/>
    <w:rsid w:val="006C65AF"/>
    <w:rsid w:val="006C6F06"/>
    <w:rsid w:val="006C7A9E"/>
    <w:rsid w:val="006C7BBB"/>
    <w:rsid w:val="006C7FF8"/>
    <w:rsid w:val="006D0CBF"/>
    <w:rsid w:val="006D147A"/>
    <w:rsid w:val="006D1590"/>
    <w:rsid w:val="006D1F1A"/>
    <w:rsid w:val="006D2339"/>
    <w:rsid w:val="006D3420"/>
    <w:rsid w:val="006D481F"/>
    <w:rsid w:val="006D572C"/>
    <w:rsid w:val="006D5DD8"/>
    <w:rsid w:val="006D6009"/>
    <w:rsid w:val="006D683A"/>
    <w:rsid w:val="006D7645"/>
    <w:rsid w:val="006D7897"/>
    <w:rsid w:val="006D7F27"/>
    <w:rsid w:val="006E0421"/>
    <w:rsid w:val="006E07B1"/>
    <w:rsid w:val="006E0C39"/>
    <w:rsid w:val="006E28BE"/>
    <w:rsid w:val="006E28EB"/>
    <w:rsid w:val="006E2914"/>
    <w:rsid w:val="006E3EA6"/>
    <w:rsid w:val="006E5960"/>
    <w:rsid w:val="006E627F"/>
    <w:rsid w:val="006E69DE"/>
    <w:rsid w:val="006E7302"/>
    <w:rsid w:val="006F04C8"/>
    <w:rsid w:val="006F22B6"/>
    <w:rsid w:val="006F24F5"/>
    <w:rsid w:val="006F29D9"/>
    <w:rsid w:val="006F420F"/>
    <w:rsid w:val="006F44C6"/>
    <w:rsid w:val="006F505F"/>
    <w:rsid w:val="006F50A7"/>
    <w:rsid w:val="006F5268"/>
    <w:rsid w:val="006F734D"/>
    <w:rsid w:val="006F7473"/>
    <w:rsid w:val="00701B41"/>
    <w:rsid w:val="007021F2"/>
    <w:rsid w:val="00702238"/>
    <w:rsid w:val="0070251F"/>
    <w:rsid w:val="0070323F"/>
    <w:rsid w:val="00703B9C"/>
    <w:rsid w:val="00704E6B"/>
    <w:rsid w:val="00704EE9"/>
    <w:rsid w:val="0070731E"/>
    <w:rsid w:val="00707C6B"/>
    <w:rsid w:val="00710514"/>
    <w:rsid w:val="00710C9F"/>
    <w:rsid w:val="00710DC8"/>
    <w:rsid w:val="007118F4"/>
    <w:rsid w:val="00712511"/>
    <w:rsid w:val="00712A49"/>
    <w:rsid w:val="00713B30"/>
    <w:rsid w:val="007140A0"/>
    <w:rsid w:val="007160B4"/>
    <w:rsid w:val="00717525"/>
    <w:rsid w:val="007179E8"/>
    <w:rsid w:val="00717F53"/>
    <w:rsid w:val="00717FA9"/>
    <w:rsid w:val="0072083C"/>
    <w:rsid w:val="00720A46"/>
    <w:rsid w:val="00720A49"/>
    <w:rsid w:val="0072140A"/>
    <w:rsid w:val="007217F9"/>
    <w:rsid w:val="0072554F"/>
    <w:rsid w:val="00725621"/>
    <w:rsid w:val="00725DAE"/>
    <w:rsid w:val="00726A45"/>
    <w:rsid w:val="00727AA2"/>
    <w:rsid w:val="00730370"/>
    <w:rsid w:val="007313C9"/>
    <w:rsid w:val="0073163D"/>
    <w:rsid w:val="00731B92"/>
    <w:rsid w:val="007326E9"/>
    <w:rsid w:val="00733DB3"/>
    <w:rsid w:val="00734244"/>
    <w:rsid w:val="0073468F"/>
    <w:rsid w:val="00734D79"/>
    <w:rsid w:val="007351B9"/>
    <w:rsid w:val="00735377"/>
    <w:rsid w:val="007353CC"/>
    <w:rsid w:val="007359F8"/>
    <w:rsid w:val="00735A6E"/>
    <w:rsid w:val="007360A0"/>
    <w:rsid w:val="007366FD"/>
    <w:rsid w:val="007375F2"/>
    <w:rsid w:val="00737B93"/>
    <w:rsid w:val="0074035B"/>
    <w:rsid w:val="0074041D"/>
    <w:rsid w:val="007408FB"/>
    <w:rsid w:val="00740B43"/>
    <w:rsid w:val="00740D6F"/>
    <w:rsid w:val="007413F8"/>
    <w:rsid w:val="00741745"/>
    <w:rsid w:val="007419B3"/>
    <w:rsid w:val="00741D52"/>
    <w:rsid w:val="007430A9"/>
    <w:rsid w:val="00743252"/>
    <w:rsid w:val="00743A9F"/>
    <w:rsid w:val="00743BF5"/>
    <w:rsid w:val="00743C9A"/>
    <w:rsid w:val="00743DA8"/>
    <w:rsid w:val="00743F70"/>
    <w:rsid w:val="00745A0C"/>
    <w:rsid w:val="007465A0"/>
    <w:rsid w:val="007467D6"/>
    <w:rsid w:val="0075024A"/>
    <w:rsid w:val="00750258"/>
    <w:rsid w:val="007511A5"/>
    <w:rsid w:val="00751434"/>
    <w:rsid w:val="007518A1"/>
    <w:rsid w:val="00752600"/>
    <w:rsid w:val="00752913"/>
    <w:rsid w:val="00753289"/>
    <w:rsid w:val="00753331"/>
    <w:rsid w:val="0075446E"/>
    <w:rsid w:val="00754775"/>
    <w:rsid w:val="00754CE9"/>
    <w:rsid w:val="00754F75"/>
    <w:rsid w:val="00755D85"/>
    <w:rsid w:val="00755FB4"/>
    <w:rsid w:val="00756158"/>
    <w:rsid w:val="00756803"/>
    <w:rsid w:val="00756AA3"/>
    <w:rsid w:val="00757197"/>
    <w:rsid w:val="0075787D"/>
    <w:rsid w:val="00760049"/>
    <w:rsid w:val="00761266"/>
    <w:rsid w:val="007612B3"/>
    <w:rsid w:val="00763B58"/>
    <w:rsid w:val="00764160"/>
    <w:rsid w:val="00765562"/>
    <w:rsid w:val="00765F0E"/>
    <w:rsid w:val="0076604C"/>
    <w:rsid w:val="007661DC"/>
    <w:rsid w:val="007665DD"/>
    <w:rsid w:val="007667FA"/>
    <w:rsid w:val="00766A9C"/>
    <w:rsid w:val="00770D67"/>
    <w:rsid w:val="00771F04"/>
    <w:rsid w:val="00772369"/>
    <w:rsid w:val="00773469"/>
    <w:rsid w:val="007737F5"/>
    <w:rsid w:val="0077424D"/>
    <w:rsid w:val="0077446F"/>
    <w:rsid w:val="00774C35"/>
    <w:rsid w:val="007750A3"/>
    <w:rsid w:val="00775322"/>
    <w:rsid w:val="00775424"/>
    <w:rsid w:val="0077581A"/>
    <w:rsid w:val="00775B76"/>
    <w:rsid w:val="00775F7A"/>
    <w:rsid w:val="00776003"/>
    <w:rsid w:val="00777E12"/>
    <w:rsid w:val="0078010B"/>
    <w:rsid w:val="0078122C"/>
    <w:rsid w:val="007812BA"/>
    <w:rsid w:val="007821BC"/>
    <w:rsid w:val="00782329"/>
    <w:rsid w:val="007824D3"/>
    <w:rsid w:val="007825E9"/>
    <w:rsid w:val="007838A0"/>
    <w:rsid w:val="007845B4"/>
    <w:rsid w:val="00784D9A"/>
    <w:rsid w:val="0078628B"/>
    <w:rsid w:val="007869C8"/>
    <w:rsid w:val="007871E3"/>
    <w:rsid w:val="007879C2"/>
    <w:rsid w:val="007905C0"/>
    <w:rsid w:val="00790827"/>
    <w:rsid w:val="00790FD2"/>
    <w:rsid w:val="0079235C"/>
    <w:rsid w:val="0079286D"/>
    <w:rsid w:val="00793391"/>
    <w:rsid w:val="00795A8B"/>
    <w:rsid w:val="0079609E"/>
    <w:rsid w:val="00796A94"/>
    <w:rsid w:val="0079749A"/>
    <w:rsid w:val="007A01D0"/>
    <w:rsid w:val="007A0434"/>
    <w:rsid w:val="007A12A7"/>
    <w:rsid w:val="007A1BEC"/>
    <w:rsid w:val="007A1ED8"/>
    <w:rsid w:val="007A2486"/>
    <w:rsid w:val="007A26CE"/>
    <w:rsid w:val="007A30C6"/>
    <w:rsid w:val="007A312D"/>
    <w:rsid w:val="007A35B2"/>
    <w:rsid w:val="007A46B5"/>
    <w:rsid w:val="007A4D64"/>
    <w:rsid w:val="007A516C"/>
    <w:rsid w:val="007A67B9"/>
    <w:rsid w:val="007A6F31"/>
    <w:rsid w:val="007B0B73"/>
    <w:rsid w:val="007B191B"/>
    <w:rsid w:val="007B1AF2"/>
    <w:rsid w:val="007B20A0"/>
    <w:rsid w:val="007B2519"/>
    <w:rsid w:val="007B32D2"/>
    <w:rsid w:val="007B3A30"/>
    <w:rsid w:val="007B3D96"/>
    <w:rsid w:val="007B4317"/>
    <w:rsid w:val="007B4666"/>
    <w:rsid w:val="007B57F5"/>
    <w:rsid w:val="007B5BC3"/>
    <w:rsid w:val="007B5E25"/>
    <w:rsid w:val="007B670A"/>
    <w:rsid w:val="007B696F"/>
    <w:rsid w:val="007B7730"/>
    <w:rsid w:val="007B78D5"/>
    <w:rsid w:val="007C06C1"/>
    <w:rsid w:val="007C0C2E"/>
    <w:rsid w:val="007C151C"/>
    <w:rsid w:val="007C24D8"/>
    <w:rsid w:val="007C25C0"/>
    <w:rsid w:val="007C2C08"/>
    <w:rsid w:val="007C30B7"/>
    <w:rsid w:val="007C3545"/>
    <w:rsid w:val="007C4009"/>
    <w:rsid w:val="007C4F5B"/>
    <w:rsid w:val="007C54BA"/>
    <w:rsid w:val="007C5C41"/>
    <w:rsid w:val="007C6D90"/>
    <w:rsid w:val="007C7B7E"/>
    <w:rsid w:val="007C7F24"/>
    <w:rsid w:val="007D07EB"/>
    <w:rsid w:val="007D24F5"/>
    <w:rsid w:val="007D2A93"/>
    <w:rsid w:val="007D2EAA"/>
    <w:rsid w:val="007D55C4"/>
    <w:rsid w:val="007D6D6A"/>
    <w:rsid w:val="007D7033"/>
    <w:rsid w:val="007D757B"/>
    <w:rsid w:val="007E0E7B"/>
    <w:rsid w:val="007E0F26"/>
    <w:rsid w:val="007E10BB"/>
    <w:rsid w:val="007E1348"/>
    <w:rsid w:val="007E13DC"/>
    <w:rsid w:val="007E17CC"/>
    <w:rsid w:val="007E2100"/>
    <w:rsid w:val="007E23B3"/>
    <w:rsid w:val="007E2A73"/>
    <w:rsid w:val="007E2D94"/>
    <w:rsid w:val="007E367E"/>
    <w:rsid w:val="007E3F8C"/>
    <w:rsid w:val="007E43A5"/>
    <w:rsid w:val="007E4C27"/>
    <w:rsid w:val="007E4CBE"/>
    <w:rsid w:val="007E50A9"/>
    <w:rsid w:val="007E55C3"/>
    <w:rsid w:val="007E7CDC"/>
    <w:rsid w:val="007F0392"/>
    <w:rsid w:val="007F0575"/>
    <w:rsid w:val="007F0F0D"/>
    <w:rsid w:val="007F0F15"/>
    <w:rsid w:val="007F1475"/>
    <w:rsid w:val="007F1B8C"/>
    <w:rsid w:val="007F1D1A"/>
    <w:rsid w:val="007F225C"/>
    <w:rsid w:val="007F3546"/>
    <w:rsid w:val="007F4289"/>
    <w:rsid w:val="007F4CC7"/>
    <w:rsid w:val="007F5A9D"/>
    <w:rsid w:val="007F5EF7"/>
    <w:rsid w:val="007F5FCD"/>
    <w:rsid w:val="007F63C7"/>
    <w:rsid w:val="007F71F2"/>
    <w:rsid w:val="008002F3"/>
    <w:rsid w:val="0080218F"/>
    <w:rsid w:val="00802EAF"/>
    <w:rsid w:val="00803215"/>
    <w:rsid w:val="0080337F"/>
    <w:rsid w:val="008040E1"/>
    <w:rsid w:val="00804C16"/>
    <w:rsid w:val="00804F7A"/>
    <w:rsid w:val="00805388"/>
    <w:rsid w:val="00805EB6"/>
    <w:rsid w:val="00807196"/>
    <w:rsid w:val="008072BB"/>
    <w:rsid w:val="0081059F"/>
    <w:rsid w:val="00810900"/>
    <w:rsid w:val="00811CD5"/>
    <w:rsid w:val="0081232B"/>
    <w:rsid w:val="00812B09"/>
    <w:rsid w:val="00813158"/>
    <w:rsid w:val="0081382B"/>
    <w:rsid w:val="008138F5"/>
    <w:rsid w:val="008139B6"/>
    <w:rsid w:val="00813F69"/>
    <w:rsid w:val="00814146"/>
    <w:rsid w:val="00814A54"/>
    <w:rsid w:val="00814E6D"/>
    <w:rsid w:val="00815039"/>
    <w:rsid w:val="00816963"/>
    <w:rsid w:val="00817858"/>
    <w:rsid w:val="00817877"/>
    <w:rsid w:val="00820B19"/>
    <w:rsid w:val="00820EC9"/>
    <w:rsid w:val="008221DF"/>
    <w:rsid w:val="008227DA"/>
    <w:rsid w:val="008237A2"/>
    <w:rsid w:val="00823B8A"/>
    <w:rsid w:val="00823F37"/>
    <w:rsid w:val="00824839"/>
    <w:rsid w:val="00826117"/>
    <w:rsid w:val="00826570"/>
    <w:rsid w:val="008268ED"/>
    <w:rsid w:val="00826C75"/>
    <w:rsid w:val="008278CF"/>
    <w:rsid w:val="00827AC7"/>
    <w:rsid w:val="008314ED"/>
    <w:rsid w:val="00831850"/>
    <w:rsid w:val="0083259C"/>
    <w:rsid w:val="00832F17"/>
    <w:rsid w:val="00832F5C"/>
    <w:rsid w:val="008333A3"/>
    <w:rsid w:val="008349D3"/>
    <w:rsid w:val="008349FA"/>
    <w:rsid w:val="00835341"/>
    <w:rsid w:val="00836323"/>
    <w:rsid w:val="008365E9"/>
    <w:rsid w:val="008368BF"/>
    <w:rsid w:val="00836D6A"/>
    <w:rsid w:val="00837228"/>
    <w:rsid w:val="008374D7"/>
    <w:rsid w:val="00837886"/>
    <w:rsid w:val="0084007B"/>
    <w:rsid w:val="008401D4"/>
    <w:rsid w:val="008416A6"/>
    <w:rsid w:val="00841C2D"/>
    <w:rsid w:val="00843110"/>
    <w:rsid w:val="00843E7E"/>
    <w:rsid w:val="008442B5"/>
    <w:rsid w:val="00844FCB"/>
    <w:rsid w:val="0084586B"/>
    <w:rsid w:val="00845AF2"/>
    <w:rsid w:val="00846870"/>
    <w:rsid w:val="0084694A"/>
    <w:rsid w:val="00846AD8"/>
    <w:rsid w:val="00850627"/>
    <w:rsid w:val="00850E05"/>
    <w:rsid w:val="00851DFA"/>
    <w:rsid w:val="00852081"/>
    <w:rsid w:val="00852360"/>
    <w:rsid w:val="008524B3"/>
    <w:rsid w:val="0085296C"/>
    <w:rsid w:val="00853160"/>
    <w:rsid w:val="00854A35"/>
    <w:rsid w:val="00854BDA"/>
    <w:rsid w:val="00854FD5"/>
    <w:rsid w:val="008551D3"/>
    <w:rsid w:val="00855A39"/>
    <w:rsid w:val="00856468"/>
    <w:rsid w:val="00856760"/>
    <w:rsid w:val="008570A9"/>
    <w:rsid w:val="008574EB"/>
    <w:rsid w:val="0086049E"/>
    <w:rsid w:val="0086123F"/>
    <w:rsid w:val="0086184C"/>
    <w:rsid w:val="008618DE"/>
    <w:rsid w:val="00861DA3"/>
    <w:rsid w:val="00861E6A"/>
    <w:rsid w:val="00861F0B"/>
    <w:rsid w:val="008620ED"/>
    <w:rsid w:val="0086418E"/>
    <w:rsid w:val="008644F4"/>
    <w:rsid w:val="00864DF6"/>
    <w:rsid w:val="0086560E"/>
    <w:rsid w:val="008659C8"/>
    <w:rsid w:val="00865DDA"/>
    <w:rsid w:val="00866684"/>
    <w:rsid w:val="00866811"/>
    <w:rsid w:val="00867092"/>
    <w:rsid w:val="008670D1"/>
    <w:rsid w:val="008671C1"/>
    <w:rsid w:val="00867B8B"/>
    <w:rsid w:val="00867F1E"/>
    <w:rsid w:val="008710C4"/>
    <w:rsid w:val="008713F9"/>
    <w:rsid w:val="0087268D"/>
    <w:rsid w:val="00872E88"/>
    <w:rsid w:val="00874852"/>
    <w:rsid w:val="00874DAB"/>
    <w:rsid w:val="00874F51"/>
    <w:rsid w:val="008750BB"/>
    <w:rsid w:val="00875621"/>
    <w:rsid w:val="0087699E"/>
    <w:rsid w:val="00876DB3"/>
    <w:rsid w:val="00877341"/>
    <w:rsid w:val="00883521"/>
    <w:rsid w:val="00883EB4"/>
    <w:rsid w:val="0088600B"/>
    <w:rsid w:val="008869B8"/>
    <w:rsid w:val="0088760F"/>
    <w:rsid w:val="008877B7"/>
    <w:rsid w:val="00890398"/>
    <w:rsid w:val="008906E9"/>
    <w:rsid w:val="0089073B"/>
    <w:rsid w:val="008911D6"/>
    <w:rsid w:val="00892907"/>
    <w:rsid w:val="008930B1"/>
    <w:rsid w:val="008933A2"/>
    <w:rsid w:val="0089396A"/>
    <w:rsid w:val="00893B1D"/>
    <w:rsid w:val="00895357"/>
    <w:rsid w:val="008955FE"/>
    <w:rsid w:val="00897212"/>
    <w:rsid w:val="00897B35"/>
    <w:rsid w:val="00897B68"/>
    <w:rsid w:val="00897CF5"/>
    <w:rsid w:val="008A06C4"/>
    <w:rsid w:val="008A08B8"/>
    <w:rsid w:val="008A09BB"/>
    <w:rsid w:val="008A256D"/>
    <w:rsid w:val="008A2E1F"/>
    <w:rsid w:val="008A2E30"/>
    <w:rsid w:val="008A320D"/>
    <w:rsid w:val="008A3F00"/>
    <w:rsid w:val="008A48CB"/>
    <w:rsid w:val="008A58D1"/>
    <w:rsid w:val="008A61C2"/>
    <w:rsid w:val="008A6A6D"/>
    <w:rsid w:val="008A706A"/>
    <w:rsid w:val="008A73BF"/>
    <w:rsid w:val="008A7B0A"/>
    <w:rsid w:val="008B0BB8"/>
    <w:rsid w:val="008B0CFA"/>
    <w:rsid w:val="008B0E69"/>
    <w:rsid w:val="008B0FD4"/>
    <w:rsid w:val="008B16DC"/>
    <w:rsid w:val="008B1FB1"/>
    <w:rsid w:val="008B2E67"/>
    <w:rsid w:val="008B360E"/>
    <w:rsid w:val="008B3763"/>
    <w:rsid w:val="008B4C5B"/>
    <w:rsid w:val="008B524E"/>
    <w:rsid w:val="008B52A0"/>
    <w:rsid w:val="008B6765"/>
    <w:rsid w:val="008C0B42"/>
    <w:rsid w:val="008C11B1"/>
    <w:rsid w:val="008C19C3"/>
    <w:rsid w:val="008C24B0"/>
    <w:rsid w:val="008C2F7D"/>
    <w:rsid w:val="008C3182"/>
    <w:rsid w:val="008C3231"/>
    <w:rsid w:val="008C372A"/>
    <w:rsid w:val="008C3897"/>
    <w:rsid w:val="008C3913"/>
    <w:rsid w:val="008C41E6"/>
    <w:rsid w:val="008C4F76"/>
    <w:rsid w:val="008C6A9A"/>
    <w:rsid w:val="008C7E65"/>
    <w:rsid w:val="008C7F72"/>
    <w:rsid w:val="008D1382"/>
    <w:rsid w:val="008D1400"/>
    <w:rsid w:val="008D1B08"/>
    <w:rsid w:val="008D1C62"/>
    <w:rsid w:val="008D1DAA"/>
    <w:rsid w:val="008D24AF"/>
    <w:rsid w:val="008D2C04"/>
    <w:rsid w:val="008D33CB"/>
    <w:rsid w:val="008D38ED"/>
    <w:rsid w:val="008D3911"/>
    <w:rsid w:val="008D395D"/>
    <w:rsid w:val="008D48B9"/>
    <w:rsid w:val="008D4D1F"/>
    <w:rsid w:val="008D5141"/>
    <w:rsid w:val="008D5196"/>
    <w:rsid w:val="008D58C8"/>
    <w:rsid w:val="008D6CC6"/>
    <w:rsid w:val="008D7689"/>
    <w:rsid w:val="008D7AD3"/>
    <w:rsid w:val="008D7BC1"/>
    <w:rsid w:val="008E0925"/>
    <w:rsid w:val="008E0991"/>
    <w:rsid w:val="008E123A"/>
    <w:rsid w:val="008E1D2A"/>
    <w:rsid w:val="008E1EBB"/>
    <w:rsid w:val="008E356C"/>
    <w:rsid w:val="008E37FB"/>
    <w:rsid w:val="008E3E35"/>
    <w:rsid w:val="008E3F43"/>
    <w:rsid w:val="008E41AF"/>
    <w:rsid w:val="008E529E"/>
    <w:rsid w:val="008E68EF"/>
    <w:rsid w:val="008E6D22"/>
    <w:rsid w:val="008E7BAF"/>
    <w:rsid w:val="008E7CEB"/>
    <w:rsid w:val="008F0056"/>
    <w:rsid w:val="008F04CD"/>
    <w:rsid w:val="008F1A2C"/>
    <w:rsid w:val="008F1A4B"/>
    <w:rsid w:val="008F259B"/>
    <w:rsid w:val="008F2AAB"/>
    <w:rsid w:val="008F3359"/>
    <w:rsid w:val="008F3BB3"/>
    <w:rsid w:val="008F5827"/>
    <w:rsid w:val="008F5B88"/>
    <w:rsid w:val="008F64A6"/>
    <w:rsid w:val="008F751D"/>
    <w:rsid w:val="008F7C0D"/>
    <w:rsid w:val="008F7DFC"/>
    <w:rsid w:val="009000B7"/>
    <w:rsid w:val="0090023F"/>
    <w:rsid w:val="00900D2F"/>
    <w:rsid w:val="00901172"/>
    <w:rsid w:val="009029DF"/>
    <w:rsid w:val="00902E7C"/>
    <w:rsid w:val="00903C6F"/>
    <w:rsid w:val="00904547"/>
    <w:rsid w:val="00904DFC"/>
    <w:rsid w:val="009050B2"/>
    <w:rsid w:val="00905F77"/>
    <w:rsid w:val="009065A5"/>
    <w:rsid w:val="00906CFA"/>
    <w:rsid w:val="009077FA"/>
    <w:rsid w:val="00910943"/>
    <w:rsid w:val="00911593"/>
    <w:rsid w:val="00911DB0"/>
    <w:rsid w:val="00914CA3"/>
    <w:rsid w:val="0091501F"/>
    <w:rsid w:val="00915998"/>
    <w:rsid w:val="009159E0"/>
    <w:rsid w:val="00915C1C"/>
    <w:rsid w:val="00916556"/>
    <w:rsid w:val="009178D2"/>
    <w:rsid w:val="0092064B"/>
    <w:rsid w:val="00921AB2"/>
    <w:rsid w:val="00921B29"/>
    <w:rsid w:val="00921B3A"/>
    <w:rsid w:val="00921FAA"/>
    <w:rsid w:val="00922898"/>
    <w:rsid w:val="00922BC8"/>
    <w:rsid w:val="009232A6"/>
    <w:rsid w:val="00925DCF"/>
    <w:rsid w:val="00926290"/>
    <w:rsid w:val="00927545"/>
    <w:rsid w:val="00927834"/>
    <w:rsid w:val="009302C6"/>
    <w:rsid w:val="009308FC"/>
    <w:rsid w:val="00931CE7"/>
    <w:rsid w:val="00932582"/>
    <w:rsid w:val="0093322D"/>
    <w:rsid w:val="00933336"/>
    <w:rsid w:val="009343FC"/>
    <w:rsid w:val="00934B75"/>
    <w:rsid w:val="009356D8"/>
    <w:rsid w:val="0093589D"/>
    <w:rsid w:val="00936A35"/>
    <w:rsid w:val="00937C14"/>
    <w:rsid w:val="00937CC9"/>
    <w:rsid w:val="00940D50"/>
    <w:rsid w:val="009412DE"/>
    <w:rsid w:val="0094141B"/>
    <w:rsid w:val="00941AC8"/>
    <w:rsid w:val="00941BE9"/>
    <w:rsid w:val="00942FEF"/>
    <w:rsid w:val="0094358E"/>
    <w:rsid w:val="009446C5"/>
    <w:rsid w:val="00944748"/>
    <w:rsid w:val="00944EF5"/>
    <w:rsid w:val="00945923"/>
    <w:rsid w:val="0094646B"/>
    <w:rsid w:val="00946557"/>
    <w:rsid w:val="00947545"/>
    <w:rsid w:val="0094779A"/>
    <w:rsid w:val="0095196D"/>
    <w:rsid w:val="009533CD"/>
    <w:rsid w:val="009535E0"/>
    <w:rsid w:val="00954896"/>
    <w:rsid w:val="0095582A"/>
    <w:rsid w:val="00955CAA"/>
    <w:rsid w:val="00956C63"/>
    <w:rsid w:val="00960044"/>
    <w:rsid w:val="0096022A"/>
    <w:rsid w:val="009605FE"/>
    <w:rsid w:val="0096091E"/>
    <w:rsid w:val="009609D0"/>
    <w:rsid w:val="00962DE0"/>
    <w:rsid w:val="00963839"/>
    <w:rsid w:val="00964323"/>
    <w:rsid w:val="009651F2"/>
    <w:rsid w:val="00965491"/>
    <w:rsid w:val="00965E29"/>
    <w:rsid w:val="009662EF"/>
    <w:rsid w:val="00966EC6"/>
    <w:rsid w:val="009672F2"/>
    <w:rsid w:val="00967C10"/>
    <w:rsid w:val="00970D47"/>
    <w:rsid w:val="00970DF9"/>
    <w:rsid w:val="00971C20"/>
    <w:rsid w:val="00972E8B"/>
    <w:rsid w:val="00973E41"/>
    <w:rsid w:val="00974217"/>
    <w:rsid w:val="00975030"/>
    <w:rsid w:val="00976E3C"/>
    <w:rsid w:val="009774BC"/>
    <w:rsid w:val="00977BEF"/>
    <w:rsid w:val="00980251"/>
    <w:rsid w:val="00980580"/>
    <w:rsid w:val="009811EA"/>
    <w:rsid w:val="009825C6"/>
    <w:rsid w:val="00982AC6"/>
    <w:rsid w:val="00982BA0"/>
    <w:rsid w:val="0098320B"/>
    <w:rsid w:val="009833AE"/>
    <w:rsid w:val="00983880"/>
    <w:rsid w:val="00983CE5"/>
    <w:rsid w:val="00984247"/>
    <w:rsid w:val="00985FFA"/>
    <w:rsid w:val="009864D6"/>
    <w:rsid w:val="00986ADB"/>
    <w:rsid w:val="0098763B"/>
    <w:rsid w:val="00987D22"/>
    <w:rsid w:val="00990325"/>
    <w:rsid w:val="00990933"/>
    <w:rsid w:val="00990BEC"/>
    <w:rsid w:val="009918BA"/>
    <w:rsid w:val="00991C8B"/>
    <w:rsid w:val="00992B5B"/>
    <w:rsid w:val="009935BA"/>
    <w:rsid w:val="009939BD"/>
    <w:rsid w:val="00993DF4"/>
    <w:rsid w:val="0099445F"/>
    <w:rsid w:val="00994714"/>
    <w:rsid w:val="00994D92"/>
    <w:rsid w:val="00994E05"/>
    <w:rsid w:val="00995C3C"/>
    <w:rsid w:val="00997438"/>
    <w:rsid w:val="00997763"/>
    <w:rsid w:val="00997D65"/>
    <w:rsid w:val="009A0656"/>
    <w:rsid w:val="009A1299"/>
    <w:rsid w:val="009A18ED"/>
    <w:rsid w:val="009A31C6"/>
    <w:rsid w:val="009A3E6B"/>
    <w:rsid w:val="009A46A5"/>
    <w:rsid w:val="009A4818"/>
    <w:rsid w:val="009A5136"/>
    <w:rsid w:val="009A515A"/>
    <w:rsid w:val="009A5BE0"/>
    <w:rsid w:val="009A6BF8"/>
    <w:rsid w:val="009A76CF"/>
    <w:rsid w:val="009A7E49"/>
    <w:rsid w:val="009A7FA8"/>
    <w:rsid w:val="009A7FE5"/>
    <w:rsid w:val="009B0F5E"/>
    <w:rsid w:val="009B1359"/>
    <w:rsid w:val="009B25CE"/>
    <w:rsid w:val="009B38AD"/>
    <w:rsid w:val="009B47A5"/>
    <w:rsid w:val="009B4A25"/>
    <w:rsid w:val="009B5220"/>
    <w:rsid w:val="009B57DB"/>
    <w:rsid w:val="009B5889"/>
    <w:rsid w:val="009B6306"/>
    <w:rsid w:val="009B70D8"/>
    <w:rsid w:val="009C04C7"/>
    <w:rsid w:val="009C0917"/>
    <w:rsid w:val="009C0B89"/>
    <w:rsid w:val="009C0BDF"/>
    <w:rsid w:val="009C0FDC"/>
    <w:rsid w:val="009C1475"/>
    <w:rsid w:val="009C15A9"/>
    <w:rsid w:val="009C2C35"/>
    <w:rsid w:val="009C318B"/>
    <w:rsid w:val="009C3FDF"/>
    <w:rsid w:val="009C47AF"/>
    <w:rsid w:val="009C4991"/>
    <w:rsid w:val="009C554F"/>
    <w:rsid w:val="009C6B71"/>
    <w:rsid w:val="009C7E1E"/>
    <w:rsid w:val="009D0A19"/>
    <w:rsid w:val="009D0BAA"/>
    <w:rsid w:val="009D22BE"/>
    <w:rsid w:val="009D23A3"/>
    <w:rsid w:val="009D28F6"/>
    <w:rsid w:val="009D352E"/>
    <w:rsid w:val="009D48B2"/>
    <w:rsid w:val="009D532E"/>
    <w:rsid w:val="009D5728"/>
    <w:rsid w:val="009D583F"/>
    <w:rsid w:val="009D5F80"/>
    <w:rsid w:val="009D7060"/>
    <w:rsid w:val="009D7BB0"/>
    <w:rsid w:val="009E0110"/>
    <w:rsid w:val="009E0F84"/>
    <w:rsid w:val="009E2DEC"/>
    <w:rsid w:val="009E449E"/>
    <w:rsid w:val="009E47F1"/>
    <w:rsid w:val="009E50F3"/>
    <w:rsid w:val="009E53F9"/>
    <w:rsid w:val="009E5C34"/>
    <w:rsid w:val="009E60BC"/>
    <w:rsid w:val="009E669A"/>
    <w:rsid w:val="009E6730"/>
    <w:rsid w:val="009E73F5"/>
    <w:rsid w:val="009E7BD5"/>
    <w:rsid w:val="009F0E8B"/>
    <w:rsid w:val="009F0F04"/>
    <w:rsid w:val="009F1284"/>
    <w:rsid w:val="009F1CCD"/>
    <w:rsid w:val="009F27F2"/>
    <w:rsid w:val="009F2919"/>
    <w:rsid w:val="009F2963"/>
    <w:rsid w:val="009F2CA4"/>
    <w:rsid w:val="009F2D1B"/>
    <w:rsid w:val="009F31E4"/>
    <w:rsid w:val="009F39FD"/>
    <w:rsid w:val="009F3D42"/>
    <w:rsid w:val="009F5523"/>
    <w:rsid w:val="009F5C3C"/>
    <w:rsid w:val="009F5FE3"/>
    <w:rsid w:val="009F660B"/>
    <w:rsid w:val="009F6E67"/>
    <w:rsid w:val="00A00208"/>
    <w:rsid w:val="00A0032C"/>
    <w:rsid w:val="00A011CB"/>
    <w:rsid w:val="00A014C3"/>
    <w:rsid w:val="00A01AAD"/>
    <w:rsid w:val="00A01CA0"/>
    <w:rsid w:val="00A01E17"/>
    <w:rsid w:val="00A02820"/>
    <w:rsid w:val="00A032DC"/>
    <w:rsid w:val="00A032E3"/>
    <w:rsid w:val="00A03794"/>
    <w:rsid w:val="00A03BF3"/>
    <w:rsid w:val="00A041B1"/>
    <w:rsid w:val="00A043DB"/>
    <w:rsid w:val="00A0474C"/>
    <w:rsid w:val="00A0563F"/>
    <w:rsid w:val="00A061FB"/>
    <w:rsid w:val="00A07A4C"/>
    <w:rsid w:val="00A1131A"/>
    <w:rsid w:val="00A11727"/>
    <w:rsid w:val="00A11740"/>
    <w:rsid w:val="00A13073"/>
    <w:rsid w:val="00A1329A"/>
    <w:rsid w:val="00A134A5"/>
    <w:rsid w:val="00A139C0"/>
    <w:rsid w:val="00A1410C"/>
    <w:rsid w:val="00A1453D"/>
    <w:rsid w:val="00A15198"/>
    <w:rsid w:val="00A158FE"/>
    <w:rsid w:val="00A1591B"/>
    <w:rsid w:val="00A1715E"/>
    <w:rsid w:val="00A1788A"/>
    <w:rsid w:val="00A17CE5"/>
    <w:rsid w:val="00A2011A"/>
    <w:rsid w:val="00A20713"/>
    <w:rsid w:val="00A20D5A"/>
    <w:rsid w:val="00A21F37"/>
    <w:rsid w:val="00A22387"/>
    <w:rsid w:val="00A22FD1"/>
    <w:rsid w:val="00A23FEB"/>
    <w:rsid w:val="00A2486F"/>
    <w:rsid w:val="00A25619"/>
    <w:rsid w:val="00A256B8"/>
    <w:rsid w:val="00A25B81"/>
    <w:rsid w:val="00A25B97"/>
    <w:rsid w:val="00A25FE1"/>
    <w:rsid w:val="00A26951"/>
    <w:rsid w:val="00A279B1"/>
    <w:rsid w:val="00A30037"/>
    <w:rsid w:val="00A30C19"/>
    <w:rsid w:val="00A30E4F"/>
    <w:rsid w:val="00A32352"/>
    <w:rsid w:val="00A32CEA"/>
    <w:rsid w:val="00A33077"/>
    <w:rsid w:val="00A33648"/>
    <w:rsid w:val="00A3425A"/>
    <w:rsid w:val="00A34DC3"/>
    <w:rsid w:val="00A35005"/>
    <w:rsid w:val="00A351E7"/>
    <w:rsid w:val="00A35607"/>
    <w:rsid w:val="00A35645"/>
    <w:rsid w:val="00A36444"/>
    <w:rsid w:val="00A365CD"/>
    <w:rsid w:val="00A36829"/>
    <w:rsid w:val="00A36F67"/>
    <w:rsid w:val="00A37349"/>
    <w:rsid w:val="00A37948"/>
    <w:rsid w:val="00A37B22"/>
    <w:rsid w:val="00A37E79"/>
    <w:rsid w:val="00A42371"/>
    <w:rsid w:val="00A42E0B"/>
    <w:rsid w:val="00A43258"/>
    <w:rsid w:val="00A43272"/>
    <w:rsid w:val="00A435DF"/>
    <w:rsid w:val="00A435EC"/>
    <w:rsid w:val="00A4387A"/>
    <w:rsid w:val="00A439DA"/>
    <w:rsid w:val="00A44657"/>
    <w:rsid w:val="00A4489A"/>
    <w:rsid w:val="00A45AC8"/>
    <w:rsid w:val="00A45B9D"/>
    <w:rsid w:val="00A4624A"/>
    <w:rsid w:val="00A46709"/>
    <w:rsid w:val="00A505DD"/>
    <w:rsid w:val="00A507E1"/>
    <w:rsid w:val="00A5131E"/>
    <w:rsid w:val="00A514E5"/>
    <w:rsid w:val="00A51A76"/>
    <w:rsid w:val="00A52119"/>
    <w:rsid w:val="00A52125"/>
    <w:rsid w:val="00A52771"/>
    <w:rsid w:val="00A52ECD"/>
    <w:rsid w:val="00A53533"/>
    <w:rsid w:val="00A53A3A"/>
    <w:rsid w:val="00A53DE4"/>
    <w:rsid w:val="00A54717"/>
    <w:rsid w:val="00A5479A"/>
    <w:rsid w:val="00A54D1E"/>
    <w:rsid w:val="00A54DDC"/>
    <w:rsid w:val="00A56154"/>
    <w:rsid w:val="00A56F06"/>
    <w:rsid w:val="00A574F2"/>
    <w:rsid w:val="00A57625"/>
    <w:rsid w:val="00A578A7"/>
    <w:rsid w:val="00A57EEB"/>
    <w:rsid w:val="00A57F69"/>
    <w:rsid w:val="00A61BC9"/>
    <w:rsid w:val="00A63516"/>
    <w:rsid w:val="00A63D2E"/>
    <w:rsid w:val="00A64281"/>
    <w:rsid w:val="00A64F5A"/>
    <w:rsid w:val="00A661DF"/>
    <w:rsid w:val="00A6682A"/>
    <w:rsid w:val="00A66E9A"/>
    <w:rsid w:val="00A6700B"/>
    <w:rsid w:val="00A71AAA"/>
    <w:rsid w:val="00A71BED"/>
    <w:rsid w:val="00A71E86"/>
    <w:rsid w:val="00A721E9"/>
    <w:rsid w:val="00A72FF3"/>
    <w:rsid w:val="00A73AF0"/>
    <w:rsid w:val="00A740D8"/>
    <w:rsid w:val="00A743FB"/>
    <w:rsid w:val="00A74BD3"/>
    <w:rsid w:val="00A74D72"/>
    <w:rsid w:val="00A7504F"/>
    <w:rsid w:val="00A754B5"/>
    <w:rsid w:val="00A7562A"/>
    <w:rsid w:val="00A76C73"/>
    <w:rsid w:val="00A76FDC"/>
    <w:rsid w:val="00A77A30"/>
    <w:rsid w:val="00A77A70"/>
    <w:rsid w:val="00A80328"/>
    <w:rsid w:val="00A809FC"/>
    <w:rsid w:val="00A80AF4"/>
    <w:rsid w:val="00A80D43"/>
    <w:rsid w:val="00A818C2"/>
    <w:rsid w:val="00A81D55"/>
    <w:rsid w:val="00A83095"/>
    <w:rsid w:val="00A8390D"/>
    <w:rsid w:val="00A85965"/>
    <w:rsid w:val="00A85D53"/>
    <w:rsid w:val="00A86665"/>
    <w:rsid w:val="00A86A44"/>
    <w:rsid w:val="00A86C6B"/>
    <w:rsid w:val="00A879D4"/>
    <w:rsid w:val="00A905A9"/>
    <w:rsid w:val="00A907FA"/>
    <w:rsid w:val="00A91B86"/>
    <w:rsid w:val="00A91EFE"/>
    <w:rsid w:val="00A926B4"/>
    <w:rsid w:val="00A92D0B"/>
    <w:rsid w:val="00A93819"/>
    <w:rsid w:val="00A93C72"/>
    <w:rsid w:val="00A94630"/>
    <w:rsid w:val="00A94B98"/>
    <w:rsid w:val="00A94E8D"/>
    <w:rsid w:val="00A95ECF"/>
    <w:rsid w:val="00A96866"/>
    <w:rsid w:val="00A96989"/>
    <w:rsid w:val="00A96E38"/>
    <w:rsid w:val="00A9710F"/>
    <w:rsid w:val="00AA06CB"/>
    <w:rsid w:val="00AA083F"/>
    <w:rsid w:val="00AA1DF3"/>
    <w:rsid w:val="00AA212F"/>
    <w:rsid w:val="00AA2643"/>
    <w:rsid w:val="00AA3AEA"/>
    <w:rsid w:val="00AA447A"/>
    <w:rsid w:val="00AA45E5"/>
    <w:rsid w:val="00AA49E3"/>
    <w:rsid w:val="00AA4CB8"/>
    <w:rsid w:val="00AA5119"/>
    <w:rsid w:val="00AA5C86"/>
    <w:rsid w:val="00AA6421"/>
    <w:rsid w:val="00AA687F"/>
    <w:rsid w:val="00AA6AAE"/>
    <w:rsid w:val="00AA7CE6"/>
    <w:rsid w:val="00AB0C4E"/>
    <w:rsid w:val="00AB18C3"/>
    <w:rsid w:val="00AB196D"/>
    <w:rsid w:val="00AB294D"/>
    <w:rsid w:val="00AB31FA"/>
    <w:rsid w:val="00AB4082"/>
    <w:rsid w:val="00AB5197"/>
    <w:rsid w:val="00AB6DC7"/>
    <w:rsid w:val="00AB6E0D"/>
    <w:rsid w:val="00AB7783"/>
    <w:rsid w:val="00AB7BC1"/>
    <w:rsid w:val="00AB7C19"/>
    <w:rsid w:val="00AC1AD8"/>
    <w:rsid w:val="00AC2CB8"/>
    <w:rsid w:val="00AC3E4F"/>
    <w:rsid w:val="00AC4516"/>
    <w:rsid w:val="00AC523E"/>
    <w:rsid w:val="00AC55BC"/>
    <w:rsid w:val="00AC61E4"/>
    <w:rsid w:val="00AC652E"/>
    <w:rsid w:val="00AD002F"/>
    <w:rsid w:val="00AD15DD"/>
    <w:rsid w:val="00AD1DB5"/>
    <w:rsid w:val="00AD2034"/>
    <w:rsid w:val="00AD2514"/>
    <w:rsid w:val="00AD260A"/>
    <w:rsid w:val="00AD2699"/>
    <w:rsid w:val="00AD282A"/>
    <w:rsid w:val="00AD4519"/>
    <w:rsid w:val="00AD4DF3"/>
    <w:rsid w:val="00AD5BF7"/>
    <w:rsid w:val="00AD5C21"/>
    <w:rsid w:val="00AD7D7C"/>
    <w:rsid w:val="00AE0548"/>
    <w:rsid w:val="00AE1601"/>
    <w:rsid w:val="00AE36B3"/>
    <w:rsid w:val="00AE3C73"/>
    <w:rsid w:val="00AE4D3A"/>
    <w:rsid w:val="00AE4E28"/>
    <w:rsid w:val="00AE524A"/>
    <w:rsid w:val="00AE5DF9"/>
    <w:rsid w:val="00AE5DFD"/>
    <w:rsid w:val="00AE6CF4"/>
    <w:rsid w:val="00AE6EBB"/>
    <w:rsid w:val="00AF01BF"/>
    <w:rsid w:val="00AF030F"/>
    <w:rsid w:val="00AF092F"/>
    <w:rsid w:val="00AF0DB4"/>
    <w:rsid w:val="00AF189F"/>
    <w:rsid w:val="00AF1A52"/>
    <w:rsid w:val="00AF1B76"/>
    <w:rsid w:val="00AF2E47"/>
    <w:rsid w:val="00AF40CC"/>
    <w:rsid w:val="00AF4528"/>
    <w:rsid w:val="00AF56A1"/>
    <w:rsid w:val="00AF5A2E"/>
    <w:rsid w:val="00AF6340"/>
    <w:rsid w:val="00AF65C1"/>
    <w:rsid w:val="00AF73B5"/>
    <w:rsid w:val="00AF7BB9"/>
    <w:rsid w:val="00AF7C0D"/>
    <w:rsid w:val="00B00248"/>
    <w:rsid w:val="00B01AE1"/>
    <w:rsid w:val="00B02168"/>
    <w:rsid w:val="00B027BB"/>
    <w:rsid w:val="00B02CE2"/>
    <w:rsid w:val="00B03093"/>
    <w:rsid w:val="00B036B6"/>
    <w:rsid w:val="00B04DD6"/>
    <w:rsid w:val="00B05533"/>
    <w:rsid w:val="00B05643"/>
    <w:rsid w:val="00B05CB9"/>
    <w:rsid w:val="00B1004E"/>
    <w:rsid w:val="00B1018B"/>
    <w:rsid w:val="00B10ED0"/>
    <w:rsid w:val="00B10EE4"/>
    <w:rsid w:val="00B111E8"/>
    <w:rsid w:val="00B11E5C"/>
    <w:rsid w:val="00B13D40"/>
    <w:rsid w:val="00B14EA6"/>
    <w:rsid w:val="00B15B00"/>
    <w:rsid w:val="00B160D4"/>
    <w:rsid w:val="00B16A0F"/>
    <w:rsid w:val="00B20462"/>
    <w:rsid w:val="00B20787"/>
    <w:rsid w:val="00B20CFA"/>
    <w:rsid w:val="00B21893"/>
    <w:rsid w:val="00B226EF"/>
    <w:rsid w:val="00B22E65"/>
    <w:rsid w:val="00B2457C"/>
    <w:rsid w:val="00B2536B"/>
    <w:rsid w:val="00B26775"/>
    <w:rsid w:val="00B272AF"/>
    <w:rsid w:val="00B27871"/>
    <w:rsid w:val="00B27927"/>
    <w:rsid w:val="00B279CC"/>
    <w:rsid w:val="00B30E26"/>
    <w:rsid w:val="00B31357"/>
    <w:rsid w:val="00B3203C"/>
    <w:rsid w:val="00B32259"/>
    <w:rsid w:val="00B32892"/>
    <w:rsid w:val="00B328B1"/>
    <w:rsid w:val="00B3397C"/>
    <w:rsid w:val="00B34144"/>
    <w:rsid w:val="00B35274"/>
    <w:rsid w:val="00B366EC"/>
    <w:rsid w:val="00B36859"/>
    <w:rsid w:val="00B36CA6"/>
    <w:rsid w:val="00B40778"/>
    <w:rsid w:val="00B40C2E"/>
    <w:rsid w:val="00B40DDB"/>
    <w:rsid w:val="00B410CD"/>
    <w:rsid w:val="00B41C2D"/>
    <w:rsid w:val="00B42ACE"/>
    <w:rsid w:val="00B43068"/>
    <w:rsid w:val="00B43155"/>
    <w:rsid w:val="00B442AE"/>
    <w:rsid w:val="00B445A3"/>
    <w:rsid w:val="00B445FA"/>
    <w:rsid w:val="00B44934"/>
    <w:rsid w:val="00B44A8F"/>
    <w:rsid w:val="00B45209"/>
    <w:rsid w:val="00B4666B"/>
    <w:rsid w:val="00B4686E"/>
    <w:rsid w:val="00B46B96"/>
    <w:rsid w:val="00B46EB8"/>
    <w:rsid w:val="00B47746"/>
    <w:rsid w:val="00B50BEF"/>
    <w:rsid w:val="00B50EC0"/>
    <w:rsid w:val="00B52ACB"/>
    <w:rsid w:val="00B53765"/>
    <w:rsid w:val="00B548DC"/>
    <w:rsid w:val="00B56379"/>
    <w:rsid w:val="00B56500"/>
    <w:rsid w:val="00B60D61"/>
    <w:rsid w:val="00B614D2"/>
    <w:rsid w:val="00B61C89"/>
    <w:rsid w:val="00B62243"/>
    <w:rsid w:val="00B63DF0"/>
    <w:rsid w:val="00B65607"/>
    <w:rsid w:val="00B656F0"/>
    <w:rsid w:val="00B660A9"/>
    <w:rsid w:val="00B67088"/>
    <w:rsid w:val="00B67342"/>
    <w:rsid w:val="00B674F8"/>
    <w:rsid w:val="00B67A4F"/>
    <w:rsid w:val="00B70085"/>
    <w:rsid w:val="00B70491"/>
    <w:rsid w:val="00B7076E"/>
    <w:rsid w:val="00B709FA"/>
    <w:rsid w:val="00B71B97"/>
    <w:rsid w:val="00B73369"/>
    <w:rsid w:val="00B73D54"/>
    <w:rsid w:val="00B749ED"/>
    <w:rsid w:val="00B753DA"/>
    <w:rsid w:val="00B76546"/>
    <w:rsid w:val="00B76AEE"/>
    <w:rsid w:val="00B76E0A"/>
    <w:rsid w:val="00B7722C"/>
    <w:rsid w:val="00B77827"/>
    <w:rsid w:val="00B77BA2"/>
    <w:rsid w:val="00B800A6"/>
    <w:rsid w:val="00B81194"/>
    <w:rsid w:val="00B8120D"/>
    <w:rsid w:val="00B81FDE"/>
    <w:rsid w:val="00B823CF"/>
    <w:rsid w:val="00B849BC"/>
    <w:rsid w:val="00B85675"/>
    <w:rsid w:val="00B8680A"/>
    <w:rsid w:val="00B86B26"/>
    <w:rsid w:val="00B86F58"/>
    <w:rsid w:val="00B913EF"/>
    <w:rsid w:val="00B92E8A"/>
    <w:rsid w:val="00B9537F"/>
    <w:rsid w:val="00B95642"/>
    <w:rsid w:val="00B95B40"/>
    <w:rsid w:val="00B97BBA"/>
    <w:rsid w:val="00B97C8D"/>
    <w:rsid w:val="00BA166A"/>
    <w:rsid w:val="00BA21DB"/>
    <w:rsid w:val="00BA29D1"/>
    <w:rsid w:val="00BA30E5"/>
    <w:rsid w:val="00BA3760"/>
    <w:rsid w:val="00BA4979"/>
    <w:rsid w:val="00BA4A3E"/>
    <w:rsid w:val="00BA5E59"/>
    <w:rsid w:val="00BA675C"/>
    <w:rsid w:val="00BA6F90"/>
    <w:rsid w:val="00BB0E16"/>
    <w:rsid w:val="00BB1899"/>
    <w:rsid w:val="00BB1A98"/>
    <w:rsid w:val="00BB20FD"/>
    <w:rsid w:val="00BB3D70"/>
    <w:rsid w:val="00BB47ED"/>
    <w:rsid w:val="00BB4CC0"/>
    <w:rsid w:val="00BB4D82"/>
    <w:rsid w:val="00BB4DA3"/>
    <w:rsid w:val="00BB4EA5"/>
    <w:rsid w:val="00BB5AAA"/>
    <w:rsid w:val="00BB5AE2"/>
    <w:rsid w:val="00BB6835"/>
    <w:rsid w:val="00BB6E1B"/>
    <w:rsid w:val="00BB6FA5"/>
    <w:rsid w:val="00BB756B"/>
    <w:rsid w:val="00BC0BFA"/>
    <w:rsid w:val="00BC0C0A"/>
    <w:rsid w:val="00BC0C11"/>
    <w:rsid w:val="00BC15A7"/>
    <w:rsid w:val="00BC2895"/>
    <w:rsid w:val="00BC2933"/>
    <w:rsid w:val="00BC39C2"/>
    <w:rsid w:val="00BC3C6F"/>
    <w:rsid w:val="00BC3E1B"/>
    <w:rsid w:val="00BC4BA4"/>
    <w:rsid w:val="00BC5078"/>
    <w:rsid w:val="00BC5787"/>
    <w:rsid w:val="00BC5A38"/>
    <w:rsid w:val="00BC6CC0"/>
    <w:rsid w:val="00BC7743"/>
    <w:rsid w:val="00BD15C2"/>
    <w:rsid w:val="00BD1875"/>
    <w:rsid w:val="00BD1A4A"/>
    <w:rsid w:val="00BD20F3"/>
    <w:rsid w:val="00BD271C"/>
    <w:rsid w:val="00BD3830"/>
    <w:rsid w:val="00BD4401"/>
    <w:rsid w:val="00BD4DB7"/>
    <w:rsid w:val="00BD4E33"/>
    <w:rsid w:val="00BD67D4"/>
    <w:rsid w:val="00BD761C"/>
    <w:rsid w:val="00BD7920"/>
    <w:rsid w:val="00BD7C8F"/>
    <w:rsid w:val="00BE203C"/>
    <w:rsid w:val="00BE3FE5"/>
    <w:rsid w:val="00BE439E"/>
    <w:rsid w:val="00BE47FB"/>
    <w:rsid w:val="00BE5005"/>
    <w:rsid w:val="00BE5006"/>
    <w:rsid w:val="00BE5A77"/>
    <w:rsid w:val="00BE5AB5"/>
    <w:rsid w:val="00BE6005"/>
    <w:rsid w:val="00BE68AD"/>
    <w:rsid w:val="00BE78BC"/>
    <w:rsid w:val="00BF0414"/>
    <w:rsid w:val="00BF09C2"/>
    <w:rsid w:val="00BF0D7E"/>
    <w:rsid w:val="00BF0DE1"/>
    <w:rsid w:val="00BF1A1D"/>
    <w:rsid w:val="00BF1DC7"/>
    <w:rsid w:val="00BF1E8C"/>
    <w:rsid w:val="00BF25EF"/>
    <w:rsid w:val="00BF2EDA"/>
    <w:rsid w:val="00BF44F9"/>
    <w:rsid w:val="00BF4956"/>
    <w:rsid w:val="00BF5407"/>
    <w:rsid w:val="00BF7A30"/>
    <w:rsid w:val="00BF7E51"/>
    <w:rsid w:val="00C0098E"/>
    <w:rsid w:val="00C00E5F"/>
    <w:rsid w:val="00C00F34"/>
    <w:rsid w:val="00C00F64"/>
    <w:rsid w:val="00C01BA7"/>
    <w:rsid w:val="00C027D7"/>
    <w:rsid w:val="00C0374A"/>
    <w:rsid w:val="00C040B4"/>
    <w:rsid w:val="00C047D4"/>
    <w:rsid w:val="00C04ED6"/>
    <w:rsid w:val="00C05429"/>
    <w:rsid w:val="00C06D53"/>
    <w:rsid w:val="00C06E2E"/>
    <w:rsid w:val="00C06EBA"/>
    <w:rsid w:val="00C0771B"/>
    <w:rsid w:val="00C07A5D"/>
    <w:rsid w:val="00C108C1"/>
    <w:rsid w:val="00C111C4"/>
    <w:rsid w:val="00C1185D"/>
    <w:rsid w:val="00C11C47"/>
    <w:rsid w:val="00C11E38"/>
    <w:rsid w:val="00C126AC"/>
    <w:rsid w:val="00C12A57"/>
    <w:rsid w:val="00C134BE"/>
    <w:rsid w:val="00C1460E"/>
    <w:rsid w:val="00C149B5"/>
    <w:rsid w:val="00C14B2A"/>
    <w:rsid w:val="00C14D1C"/>
    <w:rsid w:val="00C157F6"/>
    <w:rsid w:val="00C15872"/>
    <w:rsid w:val="00C17232"/>
    <w:rsid w:val="00C17E67"/>
    <w:rsid w:val="00C17FF2"/>
    <w:rsid w:val="00C20A6A"/>
    <w:rsid w:val="00C21034"/>
    <w:rsid w:val="00C213AE"/>
    <w:rsid w:val="00C22444"/>
    <w:rsid w:val="00C2272A"/>
    <w:rsid w:val="00C22745"/>
    <w:rsid w:val="00C22D38"/>
    <w:rsid w:val="00C230DA"/>
    <w:rsid w:val="00C24C17"/>
    <w:rsid w:val="00C24EC5"/>
    <w:rsid w:val="00C25AB8"/>
    <w:rsid w:val="00C25BE9"/>
    <w:rsid w:val="00C25CC0"/>
    <w:rsid w:val="00C2672C"/>
    <w:rsid w:val="00C27224"/>
    <w:rsid w:val="00C2768D"/>
    <w:rsid w:val="00C27C81"/>
    <w:rsid w:val="00C30F18"/>
    <w:rsid w:val="00C3119B"/>
    <w:rsid w:val="00C31719"/>
    <w:rsid w:val="00C338A9"/>
    <w:rsid w:val="00C341DA"/>
    <w:rsid w:val="00C341FB"/>
    <w:rsid w:val="00C34484"/>
    <w:rsid w:val="00C357FC"/>
    <w:rsid w:val="00C35B2A"/>
    <w:rsid w:val="00C365E0"/>
    <w:rsid w:val="00C367EC"/>
    <w:rsid w:val="00C368DB"/>
    <w:rsid w:val="00C36CD2"/>
    <w:rsid w:val="00C37145"/>
    <w:rsid w:val="00C37599"/>
    <w:rsid w:val="00C37AEE"/>
    <w:rsid w:val="00C37DCD"/>
    <w:rsid w:val="00C405E0"/>
    <w:rsid w:val="00C40B4B"/>
    <w:rsid w:val="00C41497"/>
    <w:rsid w:val="00C414B5"/>
    <w:rsid w:val="00C426AA"/>
    <w:rsid w:val="00C42F2D"/>
    <w:rsid w:val="00C43554"/>
    <w:rsid w:val="00C448E7"/>
    <w:rsid w:val="00C45536"/>
    <w:rsid w:val="00C46766"/>
    <w:rsid w:val="00C46B0D"/>
    <w:rsid w:val="00C46E35"/>
    <w:rsid w:val="00C47357"/>
    <w:rsid w:val="00C47BD3"/>
    <w:rsid w:val="00C47DC6"/>
    <w:rsid w:val="00C5039A"/>
    <w:rsid w:val="00C50AF3"/>
    <w:rsid w:val="00C50B2E"/>
    <w:rsid w:val="00C51675"/>
    <w:rsid w:val="00C527B1"/>
    <w:rsid w:val="00C53185"/>
    <w:rsid w:val="00C53BE6"/>
    <w:rsid w:val="00C54756"/>
    <w:rsid w:val="00C54ABF"/>
    <w:rsid w:val="00C551AC"/>
    <w:rsid w:val="00C55275"/>
    <w:rsid w:val="00C55F46"/>
    <w:rsid w:val="00C56F20"/>
    <w:rsid w:val="00C57BB5"/>
    <w:rsid w:val="00C57BB8"/>
    <w:rsid w:val="00C609B0"/>
    <w:rsid w:val="00C60B3D"/>
    <w:rsid w:val="00C60CBC"/>
    <w:rsid w:val="00C60F66"/>
    <w:rsid w:val="00C6187A"/>
    <w:rsid w:val="00C61C18"/>
    <w:rsid w:val="00C61C7D"/>
    <w:rsid w:val="00C620CC"/>
    <w:rsid w:val="00C6301C"/>
    <w:rsid w:val="00C64301"/>
    <w:rsid w:val="00C64DDA"/>
    <w:rsid w:val="00C65B73"/>
    <w:rsid w:val="00C65CB7"/>
    <w:rsid w:val="00C6635F"/>
    <w:rsid w:val="00C6756A"/>
    <w:rsid w:val="00C67716"/>
    <w:rsid w:val="00C70AE8"/>
    <w:rsid w:val="00C71389"/>
    <w:rsid w:val="00C71ED0"/>
    <w:rsid w:val="00C727A8"/>
    <w:rsid w:val="00C72BE7"/>
    <w:rsid w:val="00C72C4F"/>
    <w:rsid w:val="00C72FA6"/>
    <w:rsid w:val="00C73E0C"/>
    <w:rsid w:val="00C755DB"/>
    <w:rsid w:val="00C7593E"/>
    <w:rsid w:val="00C759C5"/>
    <w:rsid w:val="00C75E46"/>
    <w:rsid w:val="00C75FCB"/>
    <w:rsid w:val="00C76231"/>
    <w:rsid w:val="00C77ABC"/>
    <w:rsid w:val="00C77B3A"/>
    <w:rsid w:val="00C77C41"/>
    <w:rsid w:val="00C77C49"/>
    <w:rsid w:val="00C8364A"/>
    <w:rsid w:val="00C841FC"/>
    <w:rsid w:val="00C8619F"/>
    <w:rsid w:val="00C86772"/>
    <w:rsid w:val="00C86928"/>
    <w:rsid w:val="00C86C67"/>
    <w:rsid w:val="00C86D2E"/>
    <w:rsid w:val="00C87F4D"/>
    <w:rsid w:val="00C907C9"/>
    <w:rsid w:val="00C90D91"/>
    <w:rsid w:val="00C91564"/>
    <w:rsid w:val="00C91868"/>
    <w:rsid w:val="00C92146"/>
    <w:rsid w:val="00C93277"/>
    <w:rsid w:val="00C95516"/>
    <w:rsid w:val="00C97027"/>
    <w:rsid w:val="00CA0A89"/>
    <w:rsid w:val="00CA0ECF"/>
    <w:rsid w:val="00CA1157"/>
    <w:rsid w:val="00CA14EA"/>
    <w:rsid w:val="00CA178D"/>
    <w:rsid w:val="00CA1DD7"/>
    <w:rsid w:val="00CA2342"/>
    <w:rsid w:val="00CA2464"/>
    <w:rsid w:val="00CA28E3"/>
    <w:rsid w:val="00CA37FB"/>
    <w:rsid w:val="00CA3C85"/>
    <w:rsid w:val="00CA477C"/>
    <w:rsid w:val="00CA5E4D"/>
    <w:rsid w:val="00CA6329"/>
    <w:rsid w:val="00CA6799"/>
    <w:rsid w:val="00CA68DB"/>
    <w:rsid w:val="00CA68DC"/>
    <w:rsid w:val="00CA6ACC"/>
    <w:rsid w:val="00CA6B37"/>
    <w:rsid w:val="00CA6ED8"/>
    <w:rsid w:val="00CA7354"/>
    <w:rsid w:val="00CB21BE"/>
    <w:rsid w:val="00CB305E"/>
    <w:rsid w:val="00CB389C"/>
    <w:rsid w:val="00CB506E"/>
    <w:rsid w:val="00CB58F1"/>
    <w:rsid w:val="00CB683B"/>
    <w:rsid w:val="00CB7629"/>
    <w:rsid w:val="00CB77AA"/>
    <w:rsid w:val="00CB7923"/>
    <w:rsid w:val="00CB7C03"/>
    <w:rsid w:val="00CC1C88"/>
    <w:rsid w:val="00CC1EDD"/>
    <w:rsid w:val="00CC2859"/>
    <w:rsid w:val="00CC2A25"/>
    <w:rsid w:val="00CC2B09"/>
    <w:rsid w:val="00CC32FA"/>
    <w:rsid w:val="00CC3C0C"/>
    <w:rsid w:val="00CC3FA3"/>
    <w:rsid w:val="00CC4A1C"/>
    <w:rsid w:val="00CC4A28"/>
    <w:rsid w:val="00CC53E9"/>
    <w:rsid w:val="00CC6197"/>
    <w:rsid w:val="00CC763B"/>
    <w:rsid w:val="00CC76A8"/>
    <w:rsid w:val="00CC7BDB"/>
    <w:rsid w:val="00CD0BF6"/>
    <w:rsid w:val="00CD2828"/>
    <w:rsid w:val="00CD2F32"/>
    <w:rsid w:val="00CD353B"/>
    <w:rsid w:val="00CD38C1"/>
    <w:rsid w:val="00CD4410"/>
    <w:rsid w:val="00CD49EC"/>
    <w:rsid w:val="00CD581A"/>
    <w:rsid w:val="00CD5E91"/>
    <w:rsid w:val="00CD5F13"/>
    <w:rsid w:val="00CD5F4A"/>
    <w:rsid w:val="00CD76AA"/>
    <w:rsid w:val="00CE025C"/>
    <w:rsid w:val="00CE0479"/>
    <w:rsid w:val="00CE0A9E"/>
    <w:rsid w:val="00CE0B5E"/>
    <w:rsid w:val="00CE1067"/>
    <w:rsid w:val="00CE1A6F"/>
    <w:rsid w:val="00CE1B55"/>
    <w:rsid w:val="00CE24A5"/>
    <w:rsid w:val="00CE2F65"/>
    <w:rsid w:val="00CE482D"/>
    <w:rsid w:val="00CE5713"/>
    <w:rsid w:val="00CE5D87"/>
    <w:rsid w:val="00CE60C6"/>
    <w:rsid w:val="00CE6858"/>
    <w:rsid w:val="00CE6D32"/>
    <w:rsid w:val="00CE6DDD"/>
    <w:rsid w:val="00CE75DA"/>
    <w:rsid w:val="00CE7DF8"/>
    <w:rsid w:val="00CF33C6"/>
    <w:rsid w:val="00CF34D3"/>
    <w:rsid w:val="00CF37EB"/>
    <w:rsid w:val="00CF390C"/>
    <w:rsid w:val="00CF443E"/>
    <w:rsid w:val="00CF4450"/>
    <w:rsid w:val="00CF4ADA"/>
    <w:rsid w:val="00CF4E62"/>
    <w:rsid w:val="00CF611D"/>
    <w:rsid w:val="00CF6DCF"/>
    <w:rsid w:val="00CF7FCF"/>
    <w:rsid w:val="00D003D3"/>
    <w:rsid w:val="00D01A02"/>
    <w:rsid w:val="00D02D78"/>
    <w:rsid w:val="00D03AE0"/>
    <w:rsid w:val="00D0434C"/>
    <w:rsid w:val="00D0523E"/>
    <w:rsid w:val="00D063BF"/>
    <w:rsid w:val="00D1173C"/>
    <w:rsid w:val="00D128F7"/>
    <w:rsid w:val="00D12B9B"/>
    <w:rsid w:val="00D1500E"/>
    <w:rsid w:val="00D150AE"/>
    <w:rsid w:val="00D16172"/>
    <w:rsid w:val="00D166DE"/>
    <w:rsid w:val="00D16941"/>
    <w:rsid w:val="00D205A8"/>
    <w:rsid w:val="00D20A12"/>
    <w:rsid w:val="00D20F93"/>
    <w:rsid w:val="00D21F80"/>
    <w:rsid w:val="00D22E62"/>
    <w:rsid w:val="00D23089"/>
    <w:rsid w:val="00D23666"/>
    <w:rsid w:val="00D23BB2"/>
    <w:rsid w:val="00D248DB"/>
    <w:rsid w:val="00D25794"/>
    <w:rsid w:val="00D2594F"/>
    <w:rsid w:val="00D2653F"/>
    <w:rsid w:val="00D27393"/>
    <w:rsid w:val="00D30847"/>
    <w:rsid w:val="00D30D40"/>
    <w:rsid w:val="00D31895"/>
    <w:rsid w:val="00D31C95"/>
    <w:rsid w:val="00D31DCC"/>
    <w:rsid w:val="00D32037"/>
    <w:rsid w:val="00D326B7"/>
    <w:rsid w:val="00D33006"/>
    <w:rsid w:val="00D3346F"/>
    <w:rsid w:val="00D33A8A"/>
    <w:rsid w:val="00D33EB7"/>
    <w:rsid w:val="00D34360"/>
    <w:rsid w:val="00D34D71"/>
    <w:rsid w:val="00D34EA4"/>
    <w:rsid w:val="00D36CDA"/>
    <w:rsid w:val="00D36F9B"/>
    <w:rsid w:val="00D370C8"/>
    <w:rsid w:val="00D41E94"/>
    <w:rsid w:val="00D41F6B"/>
    <w:rsid w:val="00D43456"/>
    <w:rsid w:val="00D443ED"/>
    <w:rsid w:val="00D44ABF"/>
    <w:rsid w:val="00D458BF"/>
    <w:rsid w:val="00D4621E"/>
    <w:rsid w:val="00D4692A"/>
    <w:rsid w:val="00D475FC"/>
    <w:rsid w:val="00D5016D"/>
    <w:rsid w:val="00D50633"/>
    <w:rsid w:val="00D50C36"/>
    <w:rsid w:val="00D50D01"/>
    <w:rsid w:val="00D51738"/>
    <w:rsid w:val="00D51EC8"/>
    <w:rsid w:val="00D54987"/>
    <w:rsid w:val="00D54DB0"/>
    <w:rsid w:val="00D558C1"/>
    <w:rsid w:val="00D56972"/>
    <w:rsid w:val="00D57DBD"/>
    <w:rsid w:val="00D57F9F"/>
    <w:rsid w:val="00D606B6"/>
    <w:rsid w:val="00D6173E"/>
    <w:rsid w:val="00D61A70"/>
    <w:rsid w:val="00D620D4"/>
    <w:rsid w:val="00D6227D"/>
    <w:rsid w:val="00D62CD0"/>
    <w:rsid w:val="00D63CD1"/>
    <w:rsid w:val="00D63D2F"/>
    <w:rsid w:val="00D642AA"/>
    <w:rsid w:val="00D64576"/>
    <w:rsid w:val="00D6544B"/>
    <w:rsid w:val="00D65BC1"/>
    <w:rsid w:val="00D65D7E"/>
    <w:rsid w:val="00D662C3"/>
    <w:rsid w:val="00D66784"/>
    <w:rsid w:val="00D709C7"/>
    <w:rsid w:val="00D7537D"/>
    <w:rsid w:val="00D76153"/>
    <w:rsid w:val="00D77DFF"/>
    <w:rsid w:val="00D77F7C"/>
    <w:rsid w:val="00D80CE2"/>
    <w:rsid w:val="00D80EDF"/>
    <w:rsid w:val="00D81829"/>
    <w:rsid w:val="00D834E1"/>
    <w:rsid w:val="00D85C7D"/>
    <w:rsid w:val="00D86703"/>
    <w:rsid w:val="00D86D66"/>
    <w:rsid w:val="00D87802"/>
    <w:rsid w:val="00D87EC4"/>
    <w:rsid w:val="00D9067D"/>
    <w:rsid w:val="00D91E45"/>
    <w:rsid w:val="00D9250C"/>
    <w:rsid w:val="00D92A7A"/>
    <w:rsid w:val="00D94385"/>
    <w:rsid w:val="00D95502"/>
    <w:rsid w:val="00D95790"/>
    <w:rsid w:val="00D95E9A"/>
    <w:rsid w:val="00D96794"/>
    <w:rsid w:val="00D972DA"/>
    <w:rsid w:val="00D97743"/>
    <w:rsid w:val="00DA0E1F"/>
    <w:rsid w:val="00DA112A"/>
    <w:rsid w:val="00DA2A5D"/>
    <w:rsid w:val="00DA2B8F"/>
    <w:rsid w:val="00DA2E74"/>
    <w:rsid w:val="00DA37CA"/>
    <w:rsid w:val="00DA3993"/>
    <w:rsid w:val="00DA676C"/>
    <w:rsid w:val="00DA7649"/>
    <w:rsid w:val="00DB02E2"/>
    <w:rsid w:val="00DB0695"/>
    <w:rsid w:val="00DB0879"/>
    <w:rsid w:val="00DB353D"/>
    <w:rsid w:val="00DB364C"/>
    <w:rsid w:val="00DB4EE2"/>
    <w:rsid w:val="00DB71DD"/>
    <w:rsid w:val="00DB7A5E"/>
    <w:rsid w:val="00DC018D"/>
    <w:rsid w:val="00DC081E"/>
    <w:rsid w:val="00DC0F1B"/>
    <w:rsid w:val="00DC1339"/>
    <w:rsid w:val="00DC14FA"/>
    <w:rsid w:val="00DC212C"/>
    <w:rsid w:val="00DC2B79"/>
    <w:rsid w:val="00DC3D5F"/>
    <w:rsid w:val="00DC3EF5"/>
    <w:rsid w:val="00DC3F72"/>
    <w:rsid w:val="00DC4550"/>
    <w:rsid w:val="00DC471A"/>
    <w:rsid w:val="00DC507C"/>
    <w:rsid w:val="00DC595B"/>
    <w:rsid w:val="00DC5FC1"/>
    <w:rsid w:val="00DC61E6"/>
    <w:rsid w:val="00DC650A"/>
    <w:rsid w:val="00DC73B9"/>
    <w:rsid w:val="00DD0DFB"/>
    <w:rsid w:val="00DD0E61"/>
    <w:rsid w:val="00DD18EF"/>
    <w:rsid w:val="00DD26A9"/>
    <w:rsid w:val="00DD2949"/>
    <w:rsid w:val="00DD3973"/>
    <w:rsid w:val="00DD3BB7"/>
    <w:rsid w:val="00DD42F0"/>
    <w:rsid w:val="00DD4E95"/>
    <w:rsid w:val="00DD50D2"/>
    <w:rsid w:val="00DD55D3"/>
    <w:rsid w:val="00DD5B22"/>
    <w:rsid w:val="00DD5DC5"/>
    <w:rsid w:val="00DD5F48"/>
    <w:rsid w:val="00DD6407"/>
    <w:rsid w:val="00DD76F0"/>
    <w:rsid w:val="00DE077C"/>
    <w:rsid w:val="00DE0AE6"/>
    <w:rsid w:val="00DE122F"/>
    <w:rsid w:val="00DE25E8"/>
    <w:rsid w:val="00DE2851"/>
    <w:rsid w:val="00DE3BB0"/>
    <w:rsid w:val="00DE4EDC"/>
    <w:rsid w:val="00DE5014"/>
    <w:rsid w:val="00DE59EF"/>
    <w:rsid w:val="00DE6223"/>
    <w:rsid w:val="00DE63E4"/>
    <w:rsid w:val="00DE6D26"/>
    <w:rsid w:val="00DE7786"/>
    <w:rsid w:val="00DF0056"/>
    <w:rsid w:val="00DF0329"/>
    <w:rsid w:val="00DF154F"/>
    <w:rsid w:val="00DF2140"/>
    <w:rsid w:val="00DF3533"/>
    <w:rsid w:val="00DF35FE"/>
    <w:rsid w:val="00DF3EF0"/>
    <w:rsid w:val="00DF4BC4"/>
    <w:rsid w:val="00DF53B1"/>
    <w:rsid w:val="00DF6594"/>
    <w:rsid w:val="00DF6EFE"/>
    <w:rsid w:val="00E00F29"/>
    <w:rsid w:val="00E020AD"/>
    <w:rsid w:val="00E03775"/>
    <w:rsid w:val="00E042EE"/>
    <w:rsid w:val="00E04622"/>
    <w:rsid w:val="00E04835"/>
    <w:rsid w:val="00E051B6"/>
    <w:rsid w:val="00E05B5E"/>
    <w:rsid w:val="00E05C7C"/>
    <w:rsid w:val="00E06C58"/>
    <w:rsid w:val="00E06DBD"/>
    <w:rsid w:val="00E0744E"/>
    <w:rsid w:val="00E07A2A"/>
    <w:rsid w:val="00E10A69"/>
    <w:rsid w:val="00E12035"/>
    <w:rsid w:val="00E124F6"/>
    <w:rsid w:val="00E12A41"/>
    <w:rsid w:val="00E12A4A"/>
    <w:rsid w:val="00E12F04"/>
    <w:rsid w:val="00E12F11"/>
    <w:rsid w:val="00E1318B"/>
    <w:rsid w:val="00E1479A"/>
    <w:rsid w:val="00E1501F"/>
    <w:rsid w:val="00E15463"/>
    <w:rsid w:val="00E156C5"/>
    <w:rsid w:val="00E16686"/>
    <w:rsid w:val="00E21477"/>
    <w:rsid w:val="00E220C7"/>
    <w:rsid w:val="00E223C3"/>
    <w:rsid w:val="00E22925"/>
    <w:rsid w:val="00E23C90"/>
    <w:rsid w:val="00E2428E"/>
    <w:rsid w:val="00E245BA"/>
    <w:rsid w:val="00E24776"/>
    <w:rsid w:val="00E25AD1"/>
    <w:rsid w:val="00E27E80"/>
    <w:rsid w:val="00E30301"/>
    <w:rsid w:val="00E33923"/>
    <w:rsid w:val="00E33C67"/>
    <w:rsid w:val="00E33D35"/>
    <w:rsid w:val="00E347DC"/>
    <w:rsid w:val="00E3535B"/>
    <w:rsid w:val="00E35753"/>
    <w:rsid w:val="00E35896"/>
    <w:rsid w:val="00E36389"/>
    <w:rsid w:val="00E36B3A"/>
    <w:rsid w:val="00E37FB9"/>
    <w:rsid w:val="00E40222"/>
    <w:rsid w:val="00E41A34"/>
    <w:rsid w:val="00E4343B"/>
    <w:rsid w:val="00E44A57"/>
    <w:rsid w:val="00E44BA1"/>
    <w:rsid w:val="00E45C99"/>
    <w:rsid w:val="00E46BE1"/>
    <w:rsid w:val="00E501CC"/>
    <w:rsid w:val="00E5093A"/>
    <w:rsid w:val="00E51D7C"/>
    <w:rsid w:val="00E51E51"/>
    <w:rsid w:val="00E52528"/>
    <w:rsid w:val="00E54152"/>
    <w:rsid w:val="00E54BDD"/>
    <w:rsid w:val="00E54E9B"/>
    <w:rsid w:val="00E55A3C"/>
    <w:rsid w:val="00E55C0F"/>
    <w:rsid w:val="00E55D0F"/>
    <w:rsid w:val="00E56096"/>
    <w:rsid w:val="00E560C3"/>
    <w:rsid w:val="00E56212"/>
    <w:rsid w:val="00E57208"/>
    <w:rsid w:val="00E579CA"/>
    <w:rsid w:val="00E600B9"/>
    <w:rsid w:val="00E60149"/>
    <w:rsid w:val="00E606E0"/>
    <w:rsid w:val="00E60992"/>
    <w:rsid w:val="00E61241"/>
    <w:rsid w:val="00E6193B"/>
    <w:rsid w:val="00E61C7C"/>
    <w:rsid w:val="00E620EF"/>
    <w:rsid w:val="00E62E24"/>
    <w:rsid w:val="00E631FA"/>
    <w:rsid w:val="00E637CE"/>
    <w:rsid w:val="00E645B1"/>
    <w:rsid w:val="00E64722"/>
    <w:rsid w:val="00E6499B"/>
    <w:rsid w:val="00E64F5F"/>
    <w:rsid w:val="00E65407"/>
    <w:rsid w:val="00E6794C"/>
    <w:rsid w:val="00E67CDA"/>
    <w:rsid w:val="00E71796"/>
    <w:rsid w:val="00E71AA2"/>
    <w:rsid w:val="00E71C84"/>
    <w:rsid w:val="00E72F8D"/>
    <w:rsid w:val="00E746DD"/>
    <w:rsid w:val="00E74792"/>
    <w:rsid w:val="00E7550C"/>
    <w:rsid w:val="00E75593"/>
    <w:rsid w:val="00E75F0D"/>
    <w:rsid w:val="00E75F6C"/>
    <w:rsid w:val="00E76639"/>
    <w:rsid w:val="00E806DB"/>
    <w:rsid w:val="00E81006"/>
    <w:rsid w:val="00E8102F"/>
    <w:rsid w:val="00E81050"/>
    <w:rsid w:val="00E815B2"/>
    <w:rsid w:val="00E820D3"/>
    <w:rsid w:val="00E82289"/>
    <w:rsid w:val="00E8362E"/>
    <w:rsid w:val="00E83A4C"/>
    <w:rsid w:val="00E83C4A"/>
    <w:rsid w:val="00E847C3"/>
    <w:rsid w:val="00E84FCC"/>
    <w:rsid w:val="00E86754"/>
    <w:rsid w:val="00E86954"/>
    <w:rsid w:val="00E86A4A"/>
    <w:rsid w:val="00E86E94"/>
    <w:rsid w:val="00E87652"/>
    <w:rsid w:val="00E87764"/>
    <w:rsid w:val="00E90063"/>
    <w:rsid w:val="00E9093A"/>
    <w:rsid w:val="00E90D7F"/>
    <w:rsid w:val="00E90FF0"/>
    <w:rsid w:val="00E916F5"/>
    <w:rsid w:val="00E92A0D"/>
    <w:rsid w:val="00E92B65"/>
    <w:rsid w:val="00E93B73"/>
    <w:rsid w:val="00E94288"/>
    <w:rsid w:val="00E944E5"/>
    <w:rsid w:val="00E94B95"/>
    <w:rsid w:val="00E96246"/>
    <w:rsid w:val="00EA04A6"/>
    <w:rsid w:val="00EA09C0"/>
    <w:rsid w:val="00EA1F35"/>
    <w:rsid w:val="00EA21B0"/>
    <w:rsid w:val="00EA3DE3"/>
    <w:rsid w:val="00EA4459"/>
    <w:rsid w:val="00EA4A0F"/>
    <w:rsid w:val="00EA583C"/>
    <w:rsid w:val="00EA5C09"/>
    <w:rsid w:val="00EA7526"/>
    <w:rsid w:val="00EB074B"/>
    <w:rsid w:val="00EB179B"/>
    <w:rsid w:val="00EB2637"/>
    <w:rsid w:val="00EB29F7"/>
    <w:rsid w:val="00EB2C1A"/>
    <w:rsid w:val="00EB322E"/>
    <w:rsid w:val="00EB3276"/>
    <w:rsid w:val="00EB3A14"/>
    <w:rsid w:val="00EB3A2F"/>
    <w:rsid w:val="00EB3EC4"/>
    <w:rsid w:val="00EB472A"/>
    <w:rsid w:val="00EB5275"/>
    <w:rsid w:val="00EB5487"/>
    <w:rsid w:val="00EB58A8"/>
    <w:rsid w:val="00EB64D5"/>
    <w:rsid w:val="00EB65D8"/>
    <w:rsid w:val="00EB6FDA"/>
    <w:rsid w:val="00EB789E"/>
    <w:rsid w:val="00EC0900"/>
    <w:rsid w:val="00EC1014"/>
    <w:rsid w:val="00EC12E9"/>
    <w:rsid w:val="00EC23DD"/>
    <w:rsid w:val="00EC2B29"/>
    <w:rsid w:val="00EC51E0"/>
    <w:rsid w:val="00EC51E4"/>
    <w:rsid w:val="00EC7731"/>
    <w:rsid w:val="00EC784B"/>
    <w:rsid w:val="00EC7DA9"/>
    <w:rsid w:val="00ED0524"/>
    <w:rsid w:val="00ED06CF"/>
    <w:rsid w:val="00ED0844"/>
    <w:rsid w:val="00ED0912"/>
    <w:rsid w:val="00ED3AA2"/>
    <w:rsid w:val="00ED3DAC"/>
    <w:rsid w:val="00ED7B2F"/>
    <w:rsid w:val="00EE07DA"/>
    <w:rsid w:val="00EE1544"/>
    <w:rsid w:val="00EE1A1B"/>
    <w:rsid w:val="00EE2CE7"/>
    <w:rsid w:val="00EE50E0"/>
    <w:rsid w:val="00EE5F7C"/>
    <w:rsid w:val="00EE640A"/>
    <w:rsid w:val="00EE72C4"/>
    <w:rsid w:val="00EE749D"/>
    <w:rsid w:val="00EE755F"/>
    <w:rsid w:val="00EF0D9E"/>
    <w:rsid w:val="00EF0EA4"/>
    <w:rsid w:val="00EF12BC"/>
    <w:rsid w:val="00EF21AB"/>
    <w:rsid w:val="00EF30EE"/>
    <w:rsid w:val="00EF44D3"/>
    <w:rsid w:val="00EF4A33"/>
    <w:rsid w:val="00EF51D0"/>
    <w:rsid w:val="00EF5423"/>
    <w:rsid w:val="00EF5507"/>
    <w:rsid w:val="00EF5524"/>
    <w:rsid w:val="00EF5DD7"/>
    <w:rsid w:val="00EF6485"/>
    <w:rsid w:val="00EF7730"/>
    <w:rsid w:val="00EF7CCA"/>
    <w:rsid w:val="00F00BA5"/>
    <w:rsid w:val="00F00F3A"/>
    <w:rsid w:val="00F02591"/>
    <w:rsid w:val="00F028B5"/>
    <w:rsid w:val="00F0371E"/>
    <w:rsid w:val="00F03FC7"/>
    <w:rsid w:val="00F04456"/>
    <w:rsid w:val="00F04F8D"/>
    <w:rsid w:val="00F05258"/>
    <w:rsid w:val="00F064CD"/>
    <w:rsid w:val="00F067A0"/>
    <w:rsid w:val="00F0772A"/>
    <w:rsid w:val="00F1028B"/>
    <w:rsid w:val="00F1067B"/>
    <w:rsid w:val="00F114BF"/>
    <w:rsid w:val="00F13307"/>
    <w:rsid w:val="00F14007"/>
    <w:rsid w:val="00F15CC7"/>
    <w:rsid w:val="00F16EE9"/>
    <w:rsid w:val="00F205D7"/>
    <w:rsid w:val="00F2079F"/>
    <w:rsid w:val="00F20A15"/>
    <w:rsid w:val="00F212A1"/>
    <w:rsid w:val="00F23708"/>
    <w:rsid w:val="00F242AB"/>
    <w:rsid w:val="00F245E7"/>
    <w:rsid w:val="00F24689"/>
    <w:rsid w:val="00F2468A"/>
    <w:rsid w:val="00F25089"/>
    <w:rsid w:val="00F26AE6"/>
    <w:rsid w:val="00F30268"/>
    <w:rsid w:val="00F30A5F"/>
    <w:rsid w:val="00F3208B"/>
    <w:rsid w:val="00F3223A"/>
    <w:rsid w:val="00F3246C"/>
    <w:rsid w:val="00F32F5E"/>
    <w:rsid w:val="00F33B0E"/>
    <w:rsid w:val="00F356C7"/>
    <w:rsid w:val="00F366B9"/>
    <w:rsid w:val="00F37DE8"/>
    <w:rsid w:val="00F418C0"/>
    <w:rsid w:val="00F4255C"/>
    <w:rsid w:val="00F4294A"/>
    <w:rsid w:val="00F43872"/>
    <w:rsid w:val="00F44066"/>
    <w:rsid w:val="00F443CC"/>
    <w:rsid w:val="00F45EB9"/>
    <w:rsid w:val="00F46073"/>
    <w:rsid w:val="00F461D4"/>
    <w:rsid w:val="00F47292"/>
    <w:rsid w:val="00F5038C"/>
    <w:rsid w:val="00F50885"/>
    <w:rsid w:val="00F513EC"/>
    <w:rsid w:val="00F51746"/>
    <w:rsid w:val="00F52852"/>
    <w:rsid w:val="00F52A36"/>
    <w:rsid w:val="00F52BAC"/>
    <w:rsid w:val="00F53327"/>
    <w:rsid w:val="00F538C4"/>
    <w:rsid w:val="00F53B30"/>
    <w:rsid w:val="00F5531D"/>
    <w:rsid w:val="00F55676"/>
    <w:rsid w:val="00F55E2C"/>
    <w:rsid w:val="00F569BA"/>
    <w:rsid w:val="00F57CC4"/>
    <w:rsid w:val="00F60298"/>
    <w:rsid w:val="00F6088D"/>
    <w:rsid w:val="00F62C75"/>
    <w:rsid w:val="00F63C56"/>
    <w:rsid w:val="00F66A19"/>
    <w:rsid w:val="00F66F5E"/>
    <w:rsid w:val="00F6782C"/>
    <w:rsid w:val="00F7057F"/>
    <w:rsid w:val="00F70C33"/>
    <w:rsid w:val="00F71C25"/>
    <w:rsid w:val="00F71D40"/>
    <w:rsid w:val="00F72AE8"/>
    <w:rsid w:val="00F72D90"/>
    <w:rsid w:val="00F73D8A"/>
    <w:rsid w:val="00F73F0D"/>
    <w:rsid w:val="00F74377"/>
    <w:rsid w:val="00F7453D"/>
    <w:rsid w:val="00F74ED4"/>
    <w:rsid w:val="00F75902"/>
    <w:rsid w:val="00F761FD"/>
    <w:rsid w:val="00F76EA5"/>
    <w:rsid w:val="00F77FDB"/>
    <w:rsid w:val="00F808CD"/>
    <w:rsid w:val="00F81B76"/>
    <w:rsid w:val="00F81D5A"/>
    <w:rsid w:val="00F82812"/>
    <w:rsid w:val="00F82B60"/>
    <w:rsid w:val="00F82EE2"/>
    <w:rsid w:val="00F82F2F"/>
    <w:rsid w:val="00F840AD"/>
    <w:rsid w:val="00F8454F"/>
    <w:rsid w:val="00F85BC7"/>
    <w:rsid w:val="00F86AA1"/>
    <w:rsid w:val="00F8774F"/>
    <w:rsid w:val="00F91075"/>
    <w:rsid w:val="00F915E6"/>
    <w:rsid w:val="00F91A88"/>
    <w:rsid w:val="00F922C7"/>
    <w:rsid w:val="00F9383E"/>
    <w:rsid w:val="00F93F16"/>
    <w:rsid w:val="00F943C7"/>
    <w:rsid w:val="00F946D8"/>
    <w:rsid w:val="00F94818"/>
    <w:rsid w:val="00F94A12"/>
    <w:rsid w:val="00F96308"/>
    <w:rsid w:val="00F96E6A"/>
    <w:rsid w:val="00F97B67"/>
    <w:rsid w:val="00FA0296"/>
    <w:rsid w:val="00FA02CE"/>
    <w:rsid w:val="00FA03D6"/>
    <w:rsid w:val="00FA0A97"/>
    <w:rsid w:val="00FA0CAE"/>
    <w:rsid w:val="00FA0E0B"/>
    <w:rsid w:val="00FA1BA5"/>
    <w:rsid w:val="00FA1ED0"/>
    <w:rsid w:val="00FA2008"/>
    <w:rsid w:val="00FA20C6"/>
    <w:rsid w:val="00FA2AC1"/>
    <w:rsid w:val="00FA370C"/>
    <w:rsid w:val="00FA3F11"/>
    <w:rsid w:val="00FA4219"/>
    <w:rsid w:val="00FA6571"/>
    <w:rsid w:val="00FA792F"/>
    <w:rsid w:val="00FA7FB1"/>
    <w:rsid w:val="00FB2090"/>
    <w:rsid w:val="00FB24B7"/>
    <w:rsid w:val="00FB357E"/>
    <w:rsid w:val="00FB42FA"/>
    <w:rsid w:val="00FB4ACF"/>
    <w:rsid w:val="00FB54B2"/>
    <w:rsid w:val="00FB5582"/>
    <w:rsid w:val="00FB6CC3"/>
    <w:rsid w:val="00FB6CDC"/>
    <w:rsid w:val="00FB6ED5"/>
    <w:rsid w:val="00FB74EA"/>
    <w:rsid w:val="00FC06C2"/>
    <w:rsid w:val="00FC092F"/>
    <w:rsid w:val="00FC0BDC"/>
    <w:rsid w:val="00FC1A58"/>
    <w:rsid w:val="00FC219D"/>
    <w:rsid w:val="00FC24DF"/>
    <w:rsid w:val="00FC280D"/>
    <w:rsid w:val="00FC2A50"/>
    <w:rsid w:val="00FC2B70"/>
    <w:rsid w:val="00FC3041"/>
    <w:rsid w:val="00FC38CF"/>
    <w:rsid w:val="00FC3D83"/>
    <w:rsid w:val="00FC4552"/>
    <w:rsid w:val="00FC4575"/>
    <w:rsid w:val="00FC50A7"/>
    <w:rsid w:val="00FC58C1"/>
    <w:rsid w:val="00FC616E"/>
    <w:rsid w:val="00FC6760"/>
    <w:rsid w:val="00FC6AA6"/>
    <w:rsid w:val="00FD0EDD"/>
    <w:rsid w:val="00FD1B2D"/>
    <w:rsid w:val="00FD2039"/>
    <w:rsid w:val="00FD26E7"/>
    <w:rsid w:val="00FD28B3"/>
    <w:rsid w:val="00FD33A7"/>
    <w:rsid w:val="00FD354E"/>
    <w:rsid w:val="00FD3E8A"/>
    <w:rsid w:val="00FD4D11"/>
    <w:rsid w:val="00FD4F3B"/>
    <w:rsid w:val="00FD5301"/>
    <w:rsid w:val="00FD5388"/>
    <w:rsid w:val="00FD7F49"/>
    <w:rsid w:val="00FE1AE9"/>
    <w:rsid w:val="00FE2004"/>
    <w:rsid w:val="00FE2B7C"/>
    <w:rsid w:val="00FE3450"/>
    <w:rsid w:val="00FE36DD"/>
    <w:rsid w:val="00FE3B1C"/>
    <w:rsid w:val="00FE4631"/>
    <w:rsid w:val="00FE512E"/>
    <w:rsid w:val="00FE558A"/>
    <w:rsid w:val="00FE5A71"/>
    <w:rsid w:val="00FE6D4A"/>
    <w:rsid w:val="00FF01F0"/>
    <w:rsid w:val="00FF14BF"/>
    <w:rsid w:val="00FF1851"/>
    <w:rsid w:val="00FF19E3"/>
    <w:rsid w:val="00FF1B31"/>
    <w:rsid w:val="00FF2439"/>
    <w:rsid w:val="00FF29D2"/>
    <w:rsid w:val="00FF3C0E"/>
    <w:rsid w:val="00FF4CC9"/>
    <w:rsid w:val="00FF54DF"/>
    <w:rsid w:val="00FF67EB"/>
    <w:rsid w:val="00FF6B14"/>
    <w:rsid w:val="00FF6BC0"/>
    <w:rsid w:val="00FF6E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Tencent" w:url="http://rtx.tencent.com" w:name="RTX"/>
  <w:shapeDefaults>
    <o:shapedefaults v:ext="edit" spidmax="305153"/>
    <o:shapelayout v:ext="edit">
      <o:idmap v:ext="edit" data="1"/>
    </o:shapelayout>
  </w:shapeDefaults>
  <w:decimalSymbol w:val="."/>
  <w:listSeparator w:val=","/>
  <w14:docId w14:val="627F647B"/>
  <w15:docId w15:val="{572ACDE9-9A63-44CF-8E3E-365055B23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B538D"/>
    <w:pPr>
      <w:widowControl w:val="0"/>
      <w:jc w:val="both"/>
    </w:pPr>
    <w:rPr>
      <w:kern w:val="2"/>
      <w:sz w:val="21"/>
    </w:rPr>
  </w:style>
  <w:style w:type="paragraph" w:styleId="1">
    <w:name w:val="heading 1"/>
    <w:basedOn w:val="a"/>
    <w:link w:val="10"/>
    <w:uiPriority w:val="9"/>
    <w:qFormat/>
    <w:rsid w:val="00FF1851"/>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0"/>
    <w:uiPriority w:val="9"/>
    <w:unhideWhenUsed/>
    <w:qFormat/>
    <w:rsid w:val="00FF1851"/>
    <w:pPr>
      <w:keepNext/>
      <w:keepLines/>
      <w:spacing w:before="260" w:after="260" w:line="416" w:lineRule="auto"/>
      <w:outlineLvl w:val="1"/>
    </w:pPr>
    <w:rPr>
      <w:rFonts w:ascii="Cambria" w:hAnsi="Cambria"/>
      <w:b/>
      <w:bCs/>
      <w:sz w:val="32"/>
      <w:szCs w:val="32"/>
    </w:rPr>
  </w:style>
  <w:style w:type="paragraph" w:styleId="3">
    <w:name w:val="heading 3"/>
    <w:basedOn w:val="a"/>
    <w:next w:val="a"/>
    <w:link w:val="31"/>
    <w:uiPriority w:val="9"/>
    <w:semiHidden/>
    <w:unhideWhenUsed/>
    <w:qFormat/>
    <w:rsid w:val="00AE5DFD"/>
    <w:pPr>
      <w:keepNext/>
      <w:keepLines/>
      <w:spacing w:before="260" w:after="260" w:line="416" w:lineRule="auto"/>
      <w:outlineLvl w:val="2"/>
    </w:pPr>
    <w:rPr>
      <w:rFonts w:ascii="宋体" w:hAnsi="宋体"/>
      <w:b/>
      <w:bCs/>
      <w:color w:val="000000"/>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Balloon Text"/>
    <w:basedOn w:val="a"/>
    <w:link w:val="a6"/>
    <w:uiPriority w:val="99"/>
    <w:semiHidden/>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Body Text Indent"/>
    <w:basedOn w:val="a"/>
    <w:link w:val="aa"/>
    <w:pPr>
      <w:ind w:left="378" w:hangingChars="180" w:hanging="378"/>
    </w:pPr>
    <w:rPr>
      <w:rFonts w:ascii="宋体" w:hAnsi="宋体"/>
    </w:rPr>
  </w:style>
  <w:style w:type="character" w:styleId="ab">
    <w:name w:val="page number"/>
    <w:basedOn w:val="a0"/>
    <w:rsid w:val="00C57BB5"/>
  </w:style>
  <w:style w:type="character" w:styleId="ac">
    <w:name w:val="line number"/>
    <w:basedOn w:val="a0"/>
    <w:uiPriority w:val="99"/>
    <w:rsid w:val="00C57BB5"/>
  </w:style>
  <w:style w:type="paragraph" w:styleId="30">
    <w:name w:val="Body Text Indent 3"/>
    <w:basedOn w:val="a"/>
    <w:rsid w:val="00EF30EE"/>
    <w:pPr>
      <w:spacing w:line="360" w:lineRule="auto"/>
      <w:ind w:firstLineChars="200" w:firstLine="482"/>
    </w:pPr>
    <w:rPr>
      <w:b/>
      <w:bCs/>
      <w:sz w:val="24"/>
    </w:rPr>
  </w:style>
  <w:style w:type="paragraph" w:customStyle="1" w:styleId="MTDisplayEquation">
    <w:name w:val="MTDisplayEquation"/>
    <w:basedOn w:val="a"/>
    <w:next w:val="a"/>
    <w:link w:val="MTDisplayEquationChar"/>
    <w:rsid w:val="00C42F2D"/>
    <w:pPr>
      <w:tabs>
        <w:tab w:val="center" w:pos="4160"/>
        <w:tab w:val="right" w:pos="8300"/>
      </w:tabs>
      <w:wordWrap w:val="0"/>
      <w:ind w:firstLineChars="200" w:firstLine="480"/>
      <w:jc w:val="right"/>
    </w:pPr>
    <w:rPr>
      <w:sz w:val="24"/>
      <w:szCs w:val="22"/>
      <w:lang w:val="x-none" w:eastAsia="x-none"/>
    </w:rPr>
  </w:style>
  <w:style w:type="character" w:customStyle="1" w:styleId="MTDisplayEquationChar">
    <w:name w:val="MTDisplayEquation Char"/>
    <w:link w:val="MTDisplayEquation"/>
    <w:rsid w:val="00C42F2D"/>
    <w:rPr>
      <w:kern w:val="2"/>
      <w:sz w:val="24"/>
      <w:szCs w:val="22"/>
      <w:lang w:val="x-none" w:eastAsia="x-none"/>
    </w:rPr>
  </w:style>
  <w:style w:type="character" w:styleId="ad">
    <w:name w:val="annotation reference"/>
    <w:unhideWhenUsed/>
    <w:rsid w:val="00F52BAC"/>
    <w:rPr>
      <w:sz w:val="21"/>
      <w:szCs w:val="21"/>
    </w:rPr>
  </w:style>
  <w:style w:type="paragraph" w:styleId="ae">
    <w:name w:val="annotation text"/>
    <w:basedOn w:val="a"/>
    <w:link w:val="af"/>
    <w:uiPriority w:val="99"/>
    <w:unhideWhenUsed/>
    <w:qFormat/>
    <w:rsid w:val="00F52BAC"/>
    <w:pPr>
      <w:jc w:val="left"/>
    </w:pPr>
    <w:rPr>
      <w:snapToGrid w:val="0"/>
      <w:sz w:val="28"/>
      <w:szCs w:val="28"/>
    </w:rPr>
  </w:style>
  <w:style w:type="character" w:customStyle="1" w:styleId="af">
    <w:name w:val="批注文字 字符"/>
    <w:basedOn w:val="a0"/>
    <w:link w:val="ae"/>
    <w:uiPriority w:val="99"/>
    <w:rsid w:val="00F52BAC"/>
    <w:rPr>
      <w:snapToGrid w:val="0"/>
      <w:kern w:val="2"/>
      <w:sz w:val="28"/>
      <w:szCs w:val="28"/>
    </w:rPr>
  </w:style>
  <w:style w:type="character" w:styleId="af0">
    <w:name w:val="Placeholder Text"/>
    <w:basedOn w:val="a0"/>
    <w:uiPriority w:val="99"/>
    <w:semiHidden/>
    <w:qFormat/>
    <w:rsid w:val="000C67A3"/>
    <w:rPr>
      <w:color w:val="808080"/>
    </w:rPr>
  </w:style>
  <w:style w:type="paragraph" w:styleId="af1">
    <w:name w:val="annotation subject"/>
    <w:basedOn w:val="ae"/>
    <w:next w:val="ae"/>
    <w:link w:val="af2"/>
    <w:uiPriority w:val="99"/>
    <w:rsid w:val="002B5B46"/>
    <w:rPr>
      <w:b/>
      <w:bCs/>
      <w:snapToGrid/>
      <w:sz w:val="21"/>
      <w:szCs w:val="20"/>
    </w:rPr>
  </w:style>
  <w:style w:type="character" w:customStyle="1" w:styleId="af2">
    <w:name w:val="批注主题 字符"/>
    <w:basedOn w:val="af"/>
    <w:link w:val="af1"/>
    <w:uiPriority w:val="99"/>
    <w:rsid w:val="002B5B46"/>
    <w:rPr>
      <w:b/>
      <w:bCs/>
      <w:snapToGrid/>
      <w:kern w:val="2"/>
      <w:sz w:val="21"/>
      <w:szCs w:val="28"/>
    </w:rPr>
  </w:style>
  <w:style w:type="paragraph" w:styleId="af3">
    <w:name w:val="List Paragraph"/>
    <w:basedOn w:val="a"/>
    <w:link w:val="af4"/>
    <w:uiPriority w:val="34"/>
    <w:qFormat/>
    <w:rsid w:val="00FE2B7C"/>
    <w:pPr>
      <w:ind w:firstLineChars="200" w:firstLine="420"/>
    </w:pPr>
    <w:rPr>
      <w:rFonts w:asciiTheme="minorHAnsi" w:eastAsiaTheme="minorEastAsia" w:hAnsiTheme="minorHAnsi" w:cstheme="minorBidi"/>
      <w:szCs w:val="22"/>
    </w:rPr>
  </w:style>
  <w:style w:type="table" w:styleId="af5">
    <w:name w:val="Table Grid"/>
    <w:basedOn w:val="a1"/>
    <w:uiPriority w:val="59"/>
    <w:qFormat/>
    <w:rsid w:val="00497834"/>
    <w:rPr>
      <w:rFonts w:asciiTheme="minorHAnsi" w:eastAsiaTheme="minorEastAsia"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uiPriority w:val="99"/>
    <w:qFormat/>
    <w:rsid w:val="0029597B"/>
    <w:rPr>
      <w:kern w:val="2"/>
      <w:sz w:val="18"/>
    </w:rPr>
  </w:style>
  <w:style w:type="paragraph" w:customStyle="1" w:styleId="af6">
    <w:name w:val="公式"/>
    <w:basedOn w:val="a"/>
    <w:next w:val="a"/>
    <w:link w:val="af7"/>
    <w:autoRedefine/>
    <w:qFormat/>
    <w:rsid w:val="00852360"/>
    <w:pPr>
      <w:tabs>
        <w:tab w:val="right" w:pos="8971"/>
        <w:tab w:val="left" w:pos="9637"/>
      </w:tabs>
      <w:snapToGrid w:val="0"/>
      <w:spacing w:line="360" w:lineRule="auto"/>
      <w:ind w:right="-144" w:firstLineChars="200" w:firstLine="520"/>
    </w:pPr>
    <w:rPr>
      <w:noProof/>
      <w:sz w:val="24"/>
      <w:szCs w:val="21"/>
    </w:rPr>
  </w:style>
  <w:style w:type="character" w:styleId="HTML">
    <w:name w:val="HTML Definition"/>
    <w:rsid w:val="0029597B"/>
    <w:rPr>
      <w:i/>
      <w:iCs/>
    </w:rPr>
  </w:style>
  <w:style w:type="paragraph" w:styleId="af8">
    <w:name w:val="caption"/>
    <w:basedOn w:val="a"/>
    <w:next w:val="a"/>
    <w:uiPriority w:val="35"/>
    <w:unhideWhenUsed/>
    <w:qFormat/>
    <w:rsid w:val="00160286"/>
    <w:pPr>
      <w:widowControl/>
      <w:autoSpaceDE w:val="0"/>
      <w:autoSpaceDN w:val="0"/>
      <w:jc w:val="left"/>
    </w:pPr>
    <w:rPr>
      <w:rFonts w:ascii="Cambria" w:eastAsia="黑体" w:hAnsi="Cambria"/>
      <w:kern w:val="0"/>
      <w:sz w:val="20"/>
      <w:lang w:eastAsia="en-US"/>
    </w:rPr>
  </w:style>
  <w:style w:type="character" w:customStyle="1" w:styleId="Char">
    <w:name w:val="列出段落 Char"/>
    <w:link w:val="11"/>
    <w:uiPriority w:val="34"/>
    <w:qFormat/>
    <w:rsid w:val="00C57BB8"/>
    <w:rPr>
      <w:rFonts w:ascii="Tahoma" w:eastAsia="微软雅黑" w:hAnsi="Tahoma"/>
      <w:sz w:val="22"/>
      <w:szCs w:val="22"/>
    </w:rPr>
  </w:style>
  <w:style w:type="character" w:customStyle="1" w:styleId="MTDisplayEquation0">
    <w:name w:val="MTDisplayEquation 字符"/>
    <w:rsid w:val="00C57BB8"/>
    <w:rPr>
      <w:bCs/>
      <w:color w:val="000000"/>
      <w:kern w:val="2"/>
      <w:sz w:val="26"/>
      <w:szCs w:val="26"/>
    </w:rPr>
  </w:style>
  <w:style w:type="paragraph" w:customStyle="1" w:styleId="11">
    <w:name w:val="列出段落1"/>
    <w:basedOn w:val="a"/>
    <w:link w:val="Char"/>
    <w:uiPriority w:val="34"/>
    <w:qFormat/>
    <w:rsid w:val="00C57BB8"/>
    <w:pPr>
      <w:widowControl/>
      <w:adjustRightInd w:val="0"/>
      <w:snapToGrid w:val="0"/>
      <w:spacing w:after="200"/>
      <w:ind w:firstLineChars="200" w:firstLine="420"/>
      <w:jc w:val="left"/>
    </w:pPr>
    <w:rPr>
      <w:rFonts w:ascii="Tahoma" w:eastAsia="微软雅黑" w:hAnsi="Tahoma"/>
      <w:kern w:val="0"/>
      <w:sz w:val="22"/>
      <w:szCs w:val="22"/>
    </w:rPr>
  </w:style>
  <w:style w:type="character" w:customStyle="1" w:styleId="a8">
    <w:name w:val="页眉 字符"/>
    <w:basedOn w:val="a0"/>
    <w:link w:val="a7"/>
    <w:uiPriority w:val="99"/>
    <w:qFormat/>
    <w:rsid w:val="00796A94"/>
    <w:rPr>
      <w:kern w:val="2"/>
      <w:sz w:val="18"/>
      <w:szCs w:val="18"/>
    </w:rPr>
  </w:style>
  <w:style w:type="character" w:customStyle="1" w:styleId="a6">
    <w:name w:val="批注框文本 字符"/>
    <w:basedOn w:val="a0"/>
    <w:link w:val="a5"/>
    <w:uiPriority w:val="99"/>
    <w:semiHidden/>
    <w:rsid w:val="00796A94"/>
    <w:rPr>
      <w:kern w:val="2"/>
      <w:sz w:val="18"/>
      <w:szCs w:val="18"/>
    </w:rPr>
  </w:style>
  <w:style w:type="paragraph" w:customStyle="1" w:styleId="af9">
    <w:name w:val="!公式"/>
    <w:basedOn w:val="afa"/>
    <w:qFormat/>
    <w:rsid w:val="00796A94"/>
    <w:pPr>
      <w:tabs>
        <w:tab w:val="center" w:pos="4678"/>
        <w:tab w:val="left" w:pos="8931"/>
      </w:tabs>
      <w:snapToGrid w:val="0"/>
      <w:spacing w:before="156" w:after="156" w:line="400" w:lineRule="atLeast"/>
    </w:pPr>
    <w:rPr>
      <w:rFonts w:ascii="Times New Roman" w:eastAsia="宋体" w:hAnsi="Times New Roman"/>
      <w:color w:val="000000"/>
      <w:sz w:val="26"/>
      <w:szCs w:val="26"/>
    </w:rPr>
  </w:style>
  <w:style w:type="paragraph" w:styleId="afa">
    <w:name w:val="Body Text"/>
    <w:basedOn w:val="a"/>
    <w:link w:val="afb"/>
    <w:semiHidden/>
    <w:unhideWhenUsed/>
    <w:rsid w:val="00796A94"/>
    <w:pPr>
      <w:spacing w:after="120"/>
    </w:pPr>
    <w:rPr>
      <w:rFonts w:asciiTheme="minorHAnsi" w:eastAsiaTheme="minorEastAsia" w:hAnsiTheme="minorHAnsi" w:cstheme="minorBidi"/>
      <w:szCs w:val="22"/>
    </w:rPr>
  </w:style>
  <w:style w:type="character" w:customStyle="1" w:styleId="afb">
    <w:name w:val="正文文本 字符"/>
    <w:basedOn w:val="a0"/>
    <w:link w:val="afa"/>
    <w:semiHidden/>
    <w:rsid w:val="00796A94"/>
    <w:rPr>
      <w:rFonts w:asciiTheme="minorHAnsi" w:eastAsiaTheme="minorEastAsia" w:hAnsiTheme="minorHAnsi" w:cstheme="minorBidi"/>
      <w:kern w:val="2"/>
      <w:sz w:val="21"/>
      <w:szCs w:val="22"/>
    </w:rPr>
  </w:style>
  <w:style w:type="paragraph" w:customStyle="1" w:styleId="afc">
    <w:name w:val="!公式编号"/>
    <w:basedOn w:val="a"/>
    <w:qFormat/>
    <w:rsid w:val="00796A94"/>
    <w:pPr>
      <w:snapToGrid w:val="0"/>
      <w:spacing w:line="360" w:lineRule="auto"/>
      <w:ind w:firstLineChars="200" w:firstLine="520"/>
      <w:jc w:val="left"/>
    </w:pPr>
    <w:rPr>
      <w:rFonts w:asciiTheme="minorHAnsi" w:eastAsiaTheme="minorEastAsia" w:hAnsiTheme="minorHAnsi" w:cstheme="minorBidi"/>
      <w:color w:val="000000"/>
      <w:sz w:val="26"/>
      <w:szCs w:val="26"/>
    </w:rPr>
  </w:style>
  <w:style w:type="paragraph" w:styleId="afd">
    <w:name w:val="footnote text"/>
    <w:basedOn w:val="a"/>
    <w:link w:val="afe"/>
    <w:uiPriority w:val="99"/>
    <w:semiHidden/>
    <w:unhideWhenUsed/>
    <w:rsid w:val="00796A94"/>
    <w:pPr>
      <w:snapToGrid w:val="0"/>
      <w:jc w:val="left"/>
    </w:pPr>
    <w:rPr>
      <w:rFonts w:asciiTheme="minorHAnsi" w:eastAsiaTheme="minorEastAsia" w:hAnsiTheme="minorHAnsi" w:cstheme="minorBidi"/>
      <w:sz w:val="18"/>
      <w:szCs w:val="18"/>
    </w:rPr>
  </w:style>
  <w:style w:type="character" w:customStyle="1" w:styleId="afe">
    <w:name w:val="脚注文本 字符"/>
    <w:basedOn w:val="a0"/>
    <w:link w:val="afd"/>
    <w:uiPriority w:val="99"/>
    <w:semiHidden/>
    <w:rsid w:val="00796A94"/>
    <w:rPr>
      <w:rFonts w:asciiTheme="minorHAnsi" w:eastAsiaTheme="minorEastAsia" w:hAnsiTheme="minorHAnsi" w:cstheme="minorBidi"/>
      <w:kern w:val="2"/>
      <w:sz w:val="18"/>
      <w:szCs w:val="18"/>
    </w:rPr>
  </w:style>
  <w:style w:type="character" w:styleId="aff">
    <w:name w:val="footnote reference"/>
    <w:basedOn w:val="a0"/>
    <w:uiPriority w:val="99"/>
    <w:semiHidden/>
    <w:unhideWhenUsed/>
    <w:rsid w:val="00796A94"/>
    <w:rPr>
      <w:vertAlign w:val="superscript"/>
    </w:rPr>
  </w:style>
  <w:style w:type="numbering" w:customStyle="1" w:styleId="12">
    <w:name w:val="无列表1"/>
    <w:next w:val="a2"/>
    <w:uiPriority w:val="99"/>
    <w:semiHidden/>
    <w:unhideWhenUsed/>
    <w:rsid w:val="00796A94"/>
  </w:style>
  <w:style w:type="paragraph" w:styleId="aff0">
    <w:name w:val="Revision"/>
    <w:hidden/>
    <w:uiPriority w:val="99"/>
    <w:semiHidden/>
    <w:rsid w:val="00A505DD"/>
    <w:rPr>
      <w:kern w:val="2"/>
      <w:sz w:val="21"/>
    </w:rPr>
  </w:style>
  <w:style w:type="character" w:customStyle="1" w:styleId="Char0">
    <w:name w:val="页脚 Char"/>
    <w:uiPriority w:val="99"/>
    <w:rsid w:val="00E92B65"/>
    <w:rPr>
      <w:kern w:val="2"/>
      <w:sz w:val="18"/>
      <w:szCs w:val="18"/>
    </w:rPr>
  </w:style>
  <w:style w:type="paragraph" w:customStyle="1" w:styleId="MDPI31text">
    <w:name w:val="MDPI_3.1_text"/>
    <w:qFormat/>
    <w:rsid w:val="008349D3"/>
    <w:pPr>
      <w:adjustRightInd w:val="0"/>
      <w:snapToGrid w:val="0"/>
      <w:spacing w:line="260" w:lineRule="atLeast"/>
      <w:ind w:firstLine="425"/>
      <w:jc w:val="both"/>
    </w:pPr>
    <w:rPr>
      <w:rFonts w:ascii="Palatino Linotype" w:eastAsia="Times New Roman" w:hAnsi="Palatino Linotype"/>
      <w:color w:val="000000"/>
      <w:szCs w:val="22"/>
      <w:lang w:eastAsia="de-DE" w:bidi="en-US"/>
    </w:rPr>
  </w:style>
  <w:style w:type="paragraph" w:customStyle="1" w:styleId="PARAIndent">
    <w:name w:val="PARA_Indent"/>
    <w:qFormat/>
    <w:rsid w:val="008349D3"/>
    <w:pPr>
      <w:suppressAutoHyphens/>
      <w:autoSpaceDE w:val="0"/>
      <w:autoSpaceDN w:val="0"/>
      <w:adjustRightInd w:val="0"/>
      <w:spacing w:line="240" w:lineRule="exact"/>
      <w:ind w:firstLine="200"/>
      <w:jc w:val="both"/>
    </w:pPr>
    <w:rPr>
      <w:rFonts w:eastAsia="等线" w:cs="TimesLTStd-Roman"/>
      <w:spacing w:val="-2"/>
      <w:lang w:eastAsia="en-US"/>
    </w:rPr>
  </w:style>
  <w:style w:type="character" w:customStyle="1" w:styleId="aa">
    <w:name w:val="正文文本缩进 字符"/>
    <w:link w:val="a9"/>
    <w:rsid w:val="00BC15A7"/>
    <w:rPr>
      <w:rFonts w:ascii="宋体" w:hAnsi="宋体"/>
      <w:kern w:val="2"/>
      <w:sz w:val="21"/>
    </w:rPr>
  </w:style>
  <w:style w:type="character" w:customStyle="1" w:styleId="21">
    <w:name w:val="正文文本 2 字符"/>
    <w:link w:val="22"/>
    <w:rsid w:val="00BC15A7"/>
    <w:rPr>
      <w:kern w:val="2"/>
      <w:sz w:val="21"/>
      <w:szCs w:val="24"/>
    </w:rPr>
  </w:style>
  <w:style w:type="paragraph" w:styleId="22">
    <w:name w:val="Body Text 2"/>
    <w:basedOn w:val="a"/>
    <w:link w:val="21"/>
    <w:rsid w:val="00BC15A7"/>
    <w:pPr>
      <w:spacing w:after="120" w:line="480" w:lineRule="auto"/>
    </w:pPr>
    <w:rPr>
      <w:szCs w:val="24"/>
    </w:rPr>
  </w:style>
  <w:style w:type="character" w:customStyle="1" w:styleId="210">
    <w:name w:val="正文文本 2 字符1"/>
    <w:basedOn w:val="a0"/>
    <w:uiPriority w:val="99"/>
    <w:semiHidden/>
    <w:rsid w:val="00BC15A7"/>
    <w:rPr>
      <w:kern w:val="2"/>
      <w:sz w:val="21"/>
    </w:rPr>
  </w:style>
  <w:style w:type="character" w:customStyle="1" w:styleId="13">
    <w:name w:val="页眉 字符1"/>
    <w:uiPriority w:val="99"/>
    <w:semiHidden/>
    <w:rsid w:val="00BC15A7"/>
    <w:rPr>
      <w:kern w:val="2"/>
      <w:sz w:val="18"/>
      <w:szCs w:val="18"/>
    </w:rPr>
  </w:style>
  <w:style w:type="character" w:customStyle="1" w:styleId="14">
    <w:name w:val="页脚 字符1"/>
    <w:semiHidden/>
    <w:rsid w:val="00BC15A7"/>
    <w:rPr>
      <w:kern w:val="2"/>
      <w:sz w:val="18"/>
      <w:szCs w:val="18"/>
    </w:rPr>
  </w:style>
  <w:style w:type="paragraph" w:styleId="aff1">
    <w:name w:val="Normal (Web)"/>
    <w:basedOn w:val="a"/>
    <w:uiPriority w:val="99"/>
    <w:unhideWhenUsed/>
    <w:qFormat/>
    <w:rsid w:val="00BC15A7"/>
    <w:pPr>
      <w:widowControl/>
      <w:spacing w:before="100" w:beforeAutospacing="1" w:after="100" w:afterAutospacing="1"/>
      <w:jc w:val="left"/>
    </w:pPr>
    <w:rPr>
      <w:rFonts w:ascii="宋体" w:hAnsi="宋体" w:cs="宋体"/>
      <w:kern w:val="0"/>
      <w:sz w:val="24"/>
      <w:szCs w:val="24"/>
    </w:rPr>
  </w:style>
  <w:style w:type="character" w:styleId="aff2">
    <w:name w:val="Hyperlink"/>
    <w:uiPriority w:val="99"/>
    <w:unhideWhenUsed/>
    <w:rsid w:val="00BC15A7"/>
    <w:rPr>
      <w:color w:val="0000FF"/>
      <w:u w:val="single"/>
    </w:rPr>
  </w:style>
  <w:style w:type="character" w:customStyle="1" w:styleId="15">
    <w:name w:val="未处理的提及1"/>
    <w:uiPriority w:val="99"/>
    <w:semiHidden/>
    <w:unhideWhenUsed/>
    <w:rsid w:val="00BC15A7"/>
    <w:rPr>
      <w:color w:val="605E5C"/>
      <w:shd w:val="clear" w:color="auto" w:fill="E1DFDD"/>
    </w:rPr>
  </w:style>
  <w:style w:type="paragraph" w:customStyle="1" w:styleId="aff3">
    <w:name w:val="本文正文"/>
    <w:basedOn w:val="a"/>
    <w:qFormat/>
    <w:rsid w:val="00BC15A7"/>
    <w:pPr>
      <w:spacing w:line="360" w:lineRule="auto"/>
      <w:ind w:firstLine="420"/>
    </w:pPr>
    <w:rPr>
      <w:sz w:val="24"/>
      <w:szCs w:val="24"/>
    </w:rPr>
  </w:style>
  <w:style w:type="paragraph" w:customStyle="1" w:styleId="Default">
    <w:name w:val="Default"/>
    <w:qFormat/>
    <w:rsid w:val="007A516C"/>
    <w:pPr>
      <w:widowControl w:val="0"/>
      <w:autoSpaceDE w:val="0"/>
      <w:autoSpaceDN w:val="0"/>
      <w:adjustRightInd w:val="0"/>
    </w:pPr>
    <w:rPr>
      <w:color w:val="000000"/>
      <w:sz w:val="24"/>
      <w:szCs w:val="24"/>
    </w:rPr>
  </w:style>
  <w:style w:type="paragraph" w:styleId="aff4">
    <w:name w:val="No Spacing"/>
    <w:uiPriority w:val="1"/>
    <w:qFormat/>
    <w:rsid w:val="006D147A"/>
    <w:pPr>
      <w:widowControl w:val="0"/>
      <w:jc w:val="center"/>
    </w:pPr>
    <w:rPr>
      <w:kern w:val="2"/>
      <w:sz w:val="21"/>
      <w:szCs w:val="24"/>
    </w:rPr>
  </w:style>
  <w:style w:type="paragraph" w:customStyle="1" w:styleId="16">
    <w:name w:val="正文1"/>
    <w:basedOn w:val="a"/>
    <w:link w:val="17"/>
    <w:qFormat/>
    <w:rsid w:val="00B36859"/>
    <w:pPr>
      <w:spacing w:line="360" w:lineRule="auto"/>
      <w:ind w:firstLineChars="200" w:firstLine="480"/>
    </w:pPr>
    <w:rPr>
      <w:color w:val="000000"/>
      <w:sz w:val="24"/>
      <w:szCs w:val="24"/>
    </w:rPr>
  </w:style>
  <w:style w:type="character" w:customStyle="1" w:styleId="17">
    <w:name w:val="正文1 字符"/>
    <w:basedOn w:val="a0"/>
    <w:link w:val="16"/>
    <w:rsid w:val="00B36859"/>
    <w:rPr>
      <w:color w:val="000000"/>
      <w:kern w:val="2"/>
      <w:sz w:val="24"/>
      <w:szCs w:val="24"/>
    </w:rPr>
  </w:style>
  <w:style w:type="paragraph" w:customStyle="1" w:styleId="aff5">
    <w:name w:val="插入公式"/>
    <w:basedOn w:val="a"/>
    <w:qFormat/>
    <w:rsid w:val="00B36859"/>
    <w:pPr>
      <w:tabs>
        <w:tab w:val="center" w:pos="4830"/>
        <w:tab w:val="center" w:pos="9450"/>
      </w:tabs>
      <w:spacing w:line="360" w:lineRule="auto"/>
      <w:jc w:val="left"/>
    </w:pPr>
    <w:rPr>
      <w:sz w:val="24"/>
      <w:szCs w:val="22"/>
    </w:rPr>
  </w:style>
  <w:style w:type="character" w:customStyle="1" w:styleId="af7">
    <w:name w:val="公式 字符"/>
    <w:basedOn w:val="17"/>
    <w:link w:val="af6"/>
    <w:rsid w:val="00B36859"/>
    <w:rPr>
      <w:noProof/>
      <w:color w:val="000000"/>
      <w:kern w:val="2"/>
      <w:sz w:val="24"/>
      <w:szCs w:val="21"/>
    </w:rPr>
  </w:style>
  <w:style w:type="paragraph" w:customStyle="1" w:styleId="Char1">
    <w:name w:val="Char"/>
    <w:basedOn w:val="a"/>
    <w:rsid w:val="007E4CBE"/>
    <w:rPr>
      <w:rFonts w:ascii="Tahoma" w:hAnsi="Tahoma"/>
      <w:sz w:val="24"/>
    </w:rPr>
  </w:style>
  <w:style w:type="paragraph" w:customStyle="1" w:styleId="aff6">
    <w:name w:val="段"/>
    <w:aliases w:val="首行缩进:  2 字符,正文 + 四号,行距: 1.5 倍行距,+ (西文) Arial,(中文) 黑体,.段,正文 + 小四,正文首行缩进 2 + Arial,(符号) 宋体,左,段后: 0 磅,正文文本 + 宋体,小四,标题 3 + 仿宋_GB2312,行距: 单倍行距"/>
    <w:link w:val="Char2"/>
    <w:qFormat/>
    <w:rsid w:val="009A7FA8"/>
    <w:pPr>
      <w:autoSpaceDE w:val="0"/>
      <w:autoSpaceDN w:val="0"/>
      <w:ind w:firstLineChars="200" w:firstLine="200"/>
      <w:jc w:val="both"/>
    </w:pPr>
    <w:rPr>
      <w:rFonts w:ascii="宋体"/>
      <w:sz w:val="21"/>
    </w:rPr>
  </w:style>
  <w:style w:type="paragraph" w:customStyle="1" w:styleId="formula">
    <w:name w:val="formula"/>
    <w:basedOn w:val="a"/>
    <w:next w:val="a"/>
    <w:link w:val="formulaChar"/>
    <w:rsid w:val="005674AC"/>
    <w:pPr>
      <w:tabs>
        <w:tab w:val="center" w:pos="4725"/>
        <w:tab w:val="right" w:pos="9618"/>
      </w:tabs>
    </w:pPr>
  </w:style>
  <w:style w:type="character" w:customStyle="1" w:styleId="formulaChar">
    <w:name w:val="formula Char"/>
    <w:link w:val="formula"/>
    <w:rsid w:val="005674AC"/>
    <w:rPr>
      <w:kern w:val="2"/>
      <w:sz w:val="21"/>
    </w:rPr>
  </w:style>
  <w:style w:type="paragraph" w:customStyle="1" w:styleId="18">
    <w:name w:val="列表段落1"/>
    <w:basedOn w:val="a"/>
    <w:uiPriority w:val="34"/>
    <w:qFormat/>
    <w:rsid w:val="00764160"/>
    <w:pPr>
      <w:ind w:firstLineChars="200" w:firstLine="420"/>
    </w:pPr>
  </w:style>
  <w:style w:type="paragraph" w:customStyle="1" w:styleId="equ">
    <w:name w:val="equ"/>
    <w:basedOn w:val="a"/>
    <w:link w:val="equ0"/>
    <w:qFormat/>
    <w:rsid w:val="00290014"/>
    <w:pPr>
      <w:spacing w:beforeLines="50" w:before="50" w:afterLines="50" w:after="50"/>
      <w:jc w:val="center"/>
    </w:pPr>
    <w:rPr>
      <w:rFonts w:ascii="Cambria Math" w:hAnsi="Cambria Math" w:cstheme="minorBidi"/>
      <w:i/>
      <w:sz w:val="24"/>
      <w:szCs w:val="22"/>
    </w:rPr>
  </w:style>
  <w:style w:type="character" w:customStyle="1" w:styleId="equ0">
    <w:name w:val="equ 字符"/>
    <w:basedOn w:val="a0"/>
    <w:link w:val="equ"/>
    <w:rsid w:val="00290014"/>
    <w:rPr>
      <w:rFonts w:ascii="Cambria Math" w:hAnsi="Cambria Math" w:cstheme="minorBidi"/>
      <w:i/>
      <w:kern w:val="2"/>
      <w:sz w:val="24"/>
      <w:szCs w:val="22"/>
    </w:rPr>
  </w:style>
  <w:style w:type="character" w:customStyle="1" w:styleId="af4">
    <w:name w:val="列表段落 字符"/>
    <w:basedOn w:val="a0"/>
    <w:link w:val="af3"/>
    <w:uiPriority w:val="34"/>
    <w:qFormat/>
    <w:rsid w:val="00A64F5A"/>
    <w:rPr>
      <w:rFonts w:asciiTheme="minorHAnsi" w:eastAsiaTheme="minorEastAsia" w:hAnsiTheme="minorHAnsi" w:cstheme="minorBidi"/>
      <w:kern w:val="2"/>
      <w:sz w:val="21"/>
      <w:szCs w:val="22"/>
    </w:rPr>
  </w:style>
  <w:style w:type="paragraph" w:styleId="aff7">
    <w:name w:val="Subtitle"/>
    <w:aliases w:val="图例说明"/>
    <w:basedOn w:val="a"/>
    <w:next w:val="a"/>
    <w:link w:val="aff8"/>
    <w:uiPriority w:val="11"/>
    <w:qFormat/>
    <w:rsid w:val="005E45A7"/>
    <w:pPr>
      <w:snapToGrid w:val="0"/>
      <w:jc w:val="center"/>
    </w:pPr>
    <w:rPr>
      <w:rFonts w:cstheme="minorBidi"/>
      <w:bCs/>
      <w:kern w:val="28"/>
      <w:szCs w:val="32"/>
    </w:rPr>
  </w:style>
  <w:style w:type="character" w:customStyle="1" w:styleId="aff8">
    <w:name w:val="副标题 字符"/>
    <w:aliases w:val="图例说明 字符"/>
    <w:basedOn w:val="a0"/>
    <w:link w:val="aff7"/>
    <w:uiPriority w:val="11"/>
    <w:rsid w:val="005E45A7"/>
    <w:rPr>
      <w:rFonts w:cstheme="minorBidi"/>
      <w:bCs/>
      <w:kern w:val="28"/>
      <w:sz w:val="21"/>
      <w:szCs w:val="32"/>
    </w:rPr>
  </w:style>
  <w:style w:type="character" w:styleId="aff9">
    <w:name w:val="Subtle Emphasis"/>
    <w:aliases w:val="图片"/>
    <w:uiPriority w:val="19"/>
    <w:qFormat/>
    <w:rsid w:val="005E45A7"/>
    <w:rPr>
      <w:rFonts w:ascii="Times New Roman" w:eastAsia="宋体" w:hAnsi="Times New Roman"/>
      <w:b w:val="0"/>
      <w:i w:val="0"/>
      <w:iCs/>
      <w:color w:val="auto"/>
      <w:sz w:val="21"/>
    </w:rPr>
  </w:style>
  <w:style w:type="character" w:customStyle="1" w:styleId="Char3">
    <w:name w:val="标准文件_段 Char"/>
    <w:link w:val="affa"/>
    <w:qFormat/>
    <w:locked/>
    <w:rsid w:val="00AA3AEA"/>
    <w:rPr>
      <w:rFonts w:ascii="宋体" w:hAnsi="宋体"/>
      <w:spacing w:val="2"/>
      <w:sz w:val="24"/>
    </w:rPr>
  </w:style>
  <w:style w:type="paragraph" w:customStyle="1" w:styleId="affa">
    <w:name w:val="标准文件_段"/>
    <w:link w:val="Char3"/>
    <w:qFormat/>
    <w:rsid w:val="00AA3AEA"/>
    <w:pPr>
      <w:autoSpaceDE w:val="0"/>
      <w:autoSpaceDN w:val="0"/>
      <w:adjustRightInd w:val="0"/>
      <w:snapToGrid w:val="0"/>
      <w:spacing w:line="400" w:lineRule="atLeast"/>
      <w:ind w:firstLineChars="200" w:firstLine="488"/>
      <w:jc w:val="both"/>
    </w:pPr>
    <w:rPr>
      <w:rFonts w:ascii="宋体" w:hAnsi="宋体"/>
      <w:spacing w:val="2"/>
      <w:sz w:val="24"/>
    </w:rPr>
  </w:style>
  <w:style w:type="paragraph" w:customStyle="1" w:styleId="19">
    <w:name w:val="修订1"/>
    <w:hidden/>
    <w:uiPriority w:val="99"/>
    <w:semiHidden/>
    <w:qFormat/>
    <w:rsid w:val="00F1028B"/>
    <w:rPr>
      <w:rFonts w:asciiTheme="minorHAnsi" w:eastAsiaTheme="minorEastAsia" w:hAnsiTheme="minorHAnsi" w:cstheme="minorBidi"/>
      <w:kern w:val="2"/>
      <w:sz w:val="21"/>
      <w:szCs w:val="22"/>
    </w:rPr>
  </w:style>
  <w:style w:type="character" w:customStyle="1" w:styleId="Char2">
    <w:name w:val="段 Char"/>
    <w:aliases w:val="首行缩进:  2 字符 Char Char,首行缩进:  2 字符 Char,正文 + 四号 Char,行距: 1.5 倍行距 Char,.段 Char,+ (西文) Arial Char,(中文) 黑体 Char,(中文) 黑体 Char Char"/>
    <w:link w:val="aff6"/>
    <w:qFormat/>
    <w:rsid w:val="00CD5F13"/>
    <w:rPr>
      <w:rFonts w:ascii="宋体"/>
      <w:sz w:val="21"/>
    </w:rPr>
  </w:style>
  <w:style w:type="paragraph" w:styleId="23">
    <w:name w:val="Body Text Indent 2"/>
    <w:basedOn w:val="a"/>
    <w:link w:val="24"/>
    <w:unhideWhenUsed/>
    <w:rsid w:val="00EE5F7C"/>
    <w:pPr>
      <w:spacing w:after="120" w:line="480" w:lineRule="auto"/>
      <w:ind w:leftChars="200" w:left="420"/>
    </w:pPr>
  </w:style>
  <w:style w:type="character" w:customStyle="1" w:styleId="24">
    <w:name w:val="正文文本缩进 2 字符"/>
    <w:basedOn w:val="a0"/>
    <w:link w:val="23"/>
    <w:rsid w:val="00EE5F7C"/>
    <w:rPr>
      <w:kern w:val="2"/>
      <w:sz w:val="21"/>
    </w:rPr>
  </w:style>
  <w:style w:type="paragraph" w:customStyle="1" w:styleId="md-end-block">
    <w:name w:val="md-end-block"/>
    <w:basedOn w:val="a"/>
    <w:rsid w:val="00E7550C"/>
    <w:pPr>
      <w:widowControl/>
      <w:spacing w:before="100" w:beforeAutospacing="1" w:after="100" w:afterAutospacing="1"/>
      <w:jc w:val="left"/>
    </w:pPr>
    <w:rPr>
      <w:rFonts w:ascii="宋体" w:hAnsi="宋体" w:cs="宋体"/>
      <w:kern w:val="0"/>
      <w:sz w:val="24"/>
      <w:szCs w:val="24"/>
    </w:rPr>
  </w:style>
  <w:style w:type="paragraph" w:customStyle="1" w:styleId="o">
    <w:name w:val="????????¡§????????????¡§?????????????¨¬??????????¡§?????????¡§???????????¡§????o????????????¨¬??????????¡§?????????¡§????"/>
    <w:basedOn w:val="a"/>
    <w:rsid w:val="00C755DB"/>
    <w:pPr>
      <w:widowControl/>
      <w:overflowPunct w:val="0"/>
      <w:autoSpaceDE w:val="0"/>
      <w:autoSpaceDN w:val="0"/>
      <w:adjustRightInd w:val="0"/>
      <w:jc w:val="left"/>
      <w:textAlignment w:val="baseline"/>
    </w:pPr>
    <w:rPr>
      <w:kern w:val="0"/>
      <w:sz w:val="24"/>
    </w:rPr>
  </w:style>
  <w:style w:type="paragraph" w:styleId="affb">
    <w:name w:val="Title"/>
    <w:basedOn w:val="a"/>
    <w:next w:val="a"/>
    <w:link w:val="affc"/>
    <w:uiPriority w:val="10"/>
    <w:qFormat/>
    <w:rsid w:val="00A1453D"/>
    <w:pPr>
      <w:spacing w:before="240" w:after="60" w:line="480" w:lineRule="exact"/>
      <w:ind w:firstLineChars="200" w:firstLine="200"/>
      <w:jc w:val="center"/>
      <w:outlineLvl w:val="0"/>
    </w:pPr>
    <w:rPr>
      <w:rFonts w:asciiTheme="majorHAnsi" w:eastAsiaTheme="majorEastAsia" w:hAnsiTheme="majorHAnsi" w:cstheme="majorBidi"/>
      <w:b/>
      <w:bCs/>
      <w:sz w:val="32"/>
      <w:szCs w:val="32"/>
    </w:rPr>
  </w:style>
  <w:style w:type="character" w:customStyle="1" w:styleId="affc">
    <w:name w:val="标题 字符"/>
    <w:basedOn w:val="a0"/>
    <w:link w:val="affb"/>
    <w:uiPriority w:val="10"/>
    <w:qFormat/>
    <w:rsid w:val="00A1453D"/>
    <w:rPr>
      <w:rFonts w:asciiTheme="majorHAnsi" w:eastAsiaTheme="majorEastAsia" w:hAnsiTheme="majorHAnsi" w:cstheme="majorBidi"/>
      <w:b/>
      <w:bCs/>
      <w:kern w:val="2"/>
      <w:sz w:val="32"/>
      <w:szCs w:val="32"/>
    </w:rPr>
  </w:style>
  <w:style w:type="character" w:customStyle="1" w:styleId="-">
    <w:name w:val="正文-串"/>
    <w:qFormat/>
    <w:rsid w:val="0035777F"/>
    <w:rPr>
      <w:rFonts w:ascii="Times New Roman" w:eastAsia="宋体"/>
      <w:sz w:val="24"/>
      <w:szCs w:val="24"/>
    </w:rPr>
  </w:style>
  <w:style w:type="character" w:customStyle="1" w:styleId="10">
    <w:name w:val="标题 1 字符"/>
    <w:basedOn w:val="a0"/>
    <w:link w:val="1"/>
    <w:uiPriority w:val="9"/>
    <w:rsid w:val="00FF1851"/>
    <w:rPr>
      <w:rFonts w:ascii="宋体" w:hAnsi="宋体" w:cs="宋体"/>
      <w:b/>
      <w:bCs/>
      <w:kern w:val="36"/>
      <w:sz w:val="48"/>
      <w:szCs w:val="48"/>
    </w:rPr>
  </w:style>
  <w:style w:type="character" w:customStyle="1" w:styleId="20">
    <w:name w:val="标题 2 字符"/>
    <w:basedOn w:val="a0"/>
    <w:link w:val="2"/>
    <w:uiPriority w:val="9"/>
    <w:rsid w:val="00FF1851"/>
    <w:rPr>
      <w:rFonts w:ascii="Cambria" w:hAnsi="Cambria"/>
      <w:b/>
      <w:bCs/>
      <w:kern w:val="2"/>
      <w:sz w:val="32"/>
      <w:szCs w:val="32"/>
    </w:rPr>
  </w:style>
  <w:style w:type="character" w:customStyle="1" w:styleId="spelle">
    <w:name w:val="spelle"/>
    <w:rsid w:val="00FF1851"/>
  </w:style>
  <w:style w:type="character" w:customStyle="1" w:styleId="apple-converted-space">
    <w:name w:val="apple-converted-space"/>
    <w:rsid w:val="00FF1851"/>
  </w:style>
  <w:style w:type="character" w:customStyle="1" w:styleId="grame">
    <w:name w:val="grame"/>
    <w:rsid w:val="00FF1851"/>
  </w:style>
  <w:style w:type="paragraph" w:customStyle="1" w:styleId="affd">
    <w:name w:val="编写建议"/>
    <w:basedOn w:val="a"/>
    <w:rsid w:val="00FF1851"/>
    <w:pPr>
      <w:autoSpaceDE w:val="0"/>
      <w:autoSpaceDN w:val="0"/>
      <w:adjustRightInd w:val="0"/>
      <w:spacing w:line="360" w:lineRule="auto"/>
      <w:ind w:left="1134"/>
    </w:pPr>
    <w:rPr>
      <w:i/>
      <w:color w:val="0000FF"/>
      <w:kern w:val="0"/>
    </w:rPr>
  </w:style>
  <w:style w:type="paragraph" w:customStyle="1" w:styleId="ParaCharCharCharCharCharCharCharCharCharChar">
    <w:name w:val="默认段落字体 Para Char Char Char Char Char Char Char Char Char Char"/>
    <w:basedOn w:val="affe"/>
    <w:rsid w:val="00FF1851"/>
    <w:pPr>
      <w:adjustRightInd w:val="0"/>
      <w:spacing w:line="436" w:lineRule="exact"/>
      <w:ind w:left="357"/>
      <w:jc w:val="left"/>
      <w:outlineLvl w:val="3"/>
    </w:pPr>
    <w:rPr>
      <w:rFonts w:ascii="Tahoma" w:eastAsia="宋体" w:hAnsi="Tahoma"/>
      <w:b/>
      <w:sz w:val="24"/>
    </w:rPr>
  </w:style>
  <w:style w:type="paragraph" w:customStyle="1" w:styleId="25">
    <w:name w:val="标题2"/>
    <w:basedOn w:val="a"/>
    <w:rsid w:val="00FF1851"/>
    <w:pPr>
      <w:autoSpaceDE w:val="0"/>
      <w:autoSpaceDN w:val="0"/>
      <w:adjustRightInd w:val="0"/>
      <w:spacing w:line="360" w:lineRule="auto"/>
      <w:jc w:val="left"/>
    </w:pPr>
    <w:rPr>
      <w:rFonts w:ascii="宋体"/>
      <w:kern w:val="0"/>
      <w:sz w:val="24"/>
    </w:rPr>
  </w:style>
  <w:style w:type="paragraph" w:styleId="affe">
    <w:name w:val="Document Map"/>
    <w:basedOn w:val="a"/>
    <w:link w:val="afff"/>
    <w:semiHidden/>
    <w:rsid w:val="00FF1851"/>
    <w:pPr>
      <w:shd w:val="clear" w:color="auto" w:fill="000080"/>
    </w:pPr>
    <w:rPr>
      <w:rFonts w:eastAsia="楷体_GB2312"/>
      <w:sz w:val="28"/>
      <w:szCs w:val="24"/>
    </w:rPr>
  </w:style>
  <w:style w:type="character" w:customStyle="1" w:styleId="afff">
    <w:name w:val="文档结构图 字符"/>
    <w:basedOn w:val="a0"/>
    <w:link w:val="affe"/>
    <w:semiHidden/>
    <w:rsid w:val="00FF1851"/>
    <w:rPr>
      <w:rFonts w:eastAsia="楷体_GB2312"/>
      <w:kern w:val="2"/>
      <w:sz w:val="28"/>
      <w:szCs w:val="24"/>
      <w:shd w:val="clear" w:color="auto" w:fill="000080"/>
    </w:rPr>
  </w:style>
  <w:style w:type="paragraph" w:styleId="HTML0">
    <w:name w:val="HTML Preformatted"/>
    <w:basedOn w:val="a"/>
    <w:link w:val="HTML1"/>
    <w:uiPriority w:val="99"/>
    <w:unhideWhenUsed/>
    <w:rsid w:val="00FF1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1">
    <w:name w:val="HTML 预设格式 字符"/>
    <w:basedOn w:val="a0"/>
    <w:link w:val="HTML0"/>
    <w:uiPriority w:val="99"/>
    <w:rsid w:val="00FF1851"/>
    <w:rPr>
      <w:rFonts w:ascii="宋体" w:hAnsi="宋体" w:cs="宋体"/>
      <w:sz w:val="24"/>
      <w:szCs w:val="24"/>
    </w:rPr>
  </w:style>
  <w:style w:type="paragraph" w:customStyle="1" w:styleId="xl111">
    <w:name w:val="xl111"/>
    <w:basedOn w:val="a"/>
    <w:rsid w:val="00FF1851"/>
    <w:pPr>
      <w:widowControl/>
      <w:spacing w:before="100" w:beforeAutospacing="1" w:after="100" w:afterAutospacing="1"/>
      <w:jc w:val="left"/>
    </w:pPr>
    <w:rPr>
      <w:rFonts w:ascii="宋体" w:hAnsi="宋体" w:cs="宋体"/>
      <w:kern w:val="0"/>
      <w:sz w:val="18"/>
      <w:szCs w:val="18"/>
    </w:rPr>
  </w:style>
  <w:style w:type="character" w:styleId="afff0">
    <w:name w:val="FollowedHyperlink"/>
    <w:uiPriority w:val="99"/>
    <w:unhideWhenUsed/>
    <w:rsid w:val="00FF1851"/>
    <w:rPr>
      <w:color w:val="954F72"/>
      <w:u w:val="single"/>
    </w:rPr>
  </w:style>
  <w:style w:type="paragraph" w:customStyle="1" w:styleId="font5">
    <w:name w:val="font5"/>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66">
    <w:name w:val="xl66"/>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112">
    <w:name w:val="xl112"/>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113">
    <w:name w:val="xl113"/>
    <w:basedOn w:val="a"/>
    <w:rsid w:val="00FF1851"/>
    <w:pPr>
      <w:widowControl/>
      <w:spacing w:before="100" w:beforeAutospacing="1" w:after="100" w:afterAutospacing="1"/>
      <w:jc w:val="left"/>
    </w:pPr>
    <w:rPr>
      <w:rFonts w:ascii="宋体" w:hAnsi="宋体" w:cs="宋体"/>
      <w:b/>
      <w:bCs/>
      <w:kern w:val="0"/>
      <w:sz w:val="18"/>
      <w:szCs w:val="18"/>
    </w:rPr>
  </w:style>
  <w:style w:type="paragraph" w:customStyle="1" w:styleId="xl114">
    <w:name w:val="xl114"/>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5">
    <w:name w:val="xl115"/>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6">
    <w:name w:val="xl116"/>
    <w:basedOn w:val="a"/>
    <w:rsid w:val="00FF1851"/>
    <w:pPr>
      <w:widowControl/>
      <w:spacing w:before="100" w:beforeAutospacing="1" w:after="100" w:afterAutospacing="1"/>
      <w:jc w:val="left"/>
    </w:pPr>
    <w:rPr>
      <w:rFonts w:ascii="宋体" w:hAnsi="宋体" w:cs="宋体"/>
      <w:kern w:val="0"/>
      <w:sz w:val="18"/>
      <w:szCs w:val="18"/>
      <w:u w:val="single"/>
    </w:rPr>
  </w:style>
  <w:style w:type="paragraph" w:customStyle="1" w:styleId="xl117">
    <w:name w:val="xl117"/>
    <w:basedOn w:val="a"/>
    <w:rsid w:val="00FF1851"/>
    <w:pPr>
      <w:widowControl/>
      <w:spacing w:before="100" w:beforeAutospacing="1" w:after="100" w:afterAutospacing="1"/>
      <w:jc w:val="left"/>
    </w:pPr>
    <w:rPr>
      <w:rFonts w:ascii="宋体" w:hAnsi="宋体" w:cs="宋体"/>
      <w:i/>
      <w:iCs/>
      <w:kern w:val="0"/>
      <w:sz w:val="18"/>
      <w:szCs w:val="18"/>
    </w:rPr>
  </w:style>
  <w:style w:type="paragraph" w:customStyle="1" w:styleId="xl118">
    <w:name w:val="xl118"/>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9">
    <w:name w:val="xl119"/>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9">
    <w:name w:val="样式9"/>
    <w:basedOn w:val="a"/>
    <w:rsid w:val="006468BA"/>
    <w:pPr>
      <w:adjustRightInd w:val="0"/>
      <w:snapToGrid w:val="0"/>
      <w:spacing w:after="157" w:line="313" w:lineRule="atLeast"/>
      <w:jc w:val="center"/>
    </w:pPr>
    <w:rPr>
      <w:sz w:val="18"/>
    </w:rPr>
  </w:style>
  <w:style w:type="paragraph" w:customStyle="1" w:styleId="ql-align-justify">
    <w:name w:val="ql-align-justify"/>
    <w:basedOn w:val="a"/>
    <w:rsid w:val="006468BA"/>
    <w:pPr>
      <w:widowControl/>
      <w:spacing w:before="100" w:beforeAutospacing="1" w:after="100" w:afterAutospacing="1"/>
      <w:jc w:val="left"/>
    </w:pPr>
    <w:rPr>
      <w:rFonts w:ascii="宋体" w:hAnsi="宋体" w:cs="宋体"/>
      <w:kern w:val="0"/>
      <w:sz w:val="24"/>
      <w:szCs w:val="24"/>
    </w:rPr>
  </w:style>
  <w:style w:type="character" w:customStyle="1" w:styleId="ql-underline-dotted">
    <w:name w:val="ql-underline-dotted"/>
    <w:rsid w:val="006468BA"/>
  </w:style>
  <w:style w:type="character" w:customStyle="1" w:styleId="32">
    <w:name w:val="标题 3 字符"/>
    <w:basedOn w:val="a0"/>
    <w:semiHidden/>
    <w:rsid w:val="00AE5DFD"/>
    <w:rPr>
      <w:b/>
      <w:bCs/>
      <w:kern w:val="2"/>
      <w:sz w:val="32"/>
      <w:szCs w:val="32"/>
    </w:rPr>
  </w:style>
  <w:style w:type="character" w:customStyle="1" w:styleId="1Char">
    <w:name w:val="标题 1 Char"/>
    <w:uiPriority w:val="9"/>
    <w:rsid w:val="00AE5DFD"/>
    <w:rPr>
      <w:rFonts w:ascii="宋体" w:hAnsi="宋体"/>
      <w:b/>
      <w:bCs/>
      <w:color w:val="000000"/>
      <w:kern w:val="44"/>
      <w:sz w:val="44"/>
      <w:szCs w:val="44"/>
    </w:rPr>
  </w:style>
  <w:style w:type="character" w:customStyle="1" w:styleId="31">
    <w:name w:val="标题 3 字符1"/>
    <w:link w:val="3"/>
    <w:uiPriority w:val="9"/>
    <w:semiHidden/>
    <w:rsid w:val="00AE5DFD"/>
    <w:rPr>
      <w:rFonts w:ascii="宋体" w:hAnsi="宋体"/>
      <w:b/>
      <w:bCs/>
      <w:color w:val="000000"/>
      <w:sz w:val="32"/>
      <w:szCs w:val="32"/>
    </w:rPr>
  </w:style>
  <w:style w:type="character" w:customStyle="1" w:styleId="Char4">
    <w:name w:val="正文文本缩进 Char"/>
    <w:rsid w:val="00AE5DFD"/>
    <w:rPr>
      <w:rFonts w:ascii="宋体"/>
      <w:color w:val="000000"/>
      <w:kern w:val="2"/>
      <w:sz w:val="21"/>
      <w:lang w:val="de-DE"/>
    </w:rPr>
  </w:style>
  <w:style w:type="paragraph" w:customStyle="1" w:styleId="afff1">
    <w:name w:val="表题"/>
    <w:basedOn w:val="3"/>
    <w:rsid w:val="00AE5DFD"/>
    <w:pPr>
      <w:adjustRightInd w:val="0"/>
      <w:snapToGrid w:val="0"/>
      <w:spacing w:before="100" w:after="40" w:line="240" w:lineRule="atLeast"/>
      <w:jc w:val="center"/>
    </w:pPr>
    <w:rPr>
      <w:rFonts w:ascii="Times New Roman" w:eastAsia="黑体" w:hAnsi="Times New Roman"/>
      <w:b w:val="0"/>
      <w:bCs w:val="0"/>
      <w:color w:val="auto"/>
      <w:kern w:val="2"/>
      <w:sz w:val="18"/>
      <w:szCs w:val="20"/>
    </w:rPr>
  </w:style>
  <w:style w:type="character" w:customStyle="1" w:styleId="Char5">
    <w:name w:val="页眉 Char"/>
    <w:rsid w:val="00AE5DFD"/>
    <w:rPr>
      <w:kern w:val="2"/>
      <w:sz w:val="18"/>
    </w:rPr>
  </w:style>
  <w:style w:type="character" w:customStyle="1" w:styleId="mord">
    <w:name w:val="mord"/>
    <w:rsid w:val="00AE5DFD"/>
  </w:style>
  <w:style w:type="character" w:customStyle="1" w:styleId="mrel">
    <w:name w:val="mrel"/>
    <w:rsid w:val="00AE5DFD"/>
  </w:style>
  <w:style w:type="character" w:customStyle="1" w:styleId="mopen">
    <w:name w:val="mopen"/>
    <w:rsid w:val="00AE5DFD"/>
  </w:style>
  <w:style w:type="character" w:customStyle="1" w:styleId="vlist-s">
    <w:name w:val="vlist-s"/>
    <w:rsid w:val="00AE5DFD"/>
  </w:style>
  <w:style w:type="character" w:customStyle="1" w:styleId="mclose">
    <w:name w:val="mclose"/>
    <w:rsid w:val="00AE5DFD"/>
  </w:style>
  <w:style w:type="character" w:customStyle="1" w:styleId="mop">
    <w:name w:val="mop"/>
    <w:rsid w:val="00AE5DFD"/>
  </w:style>
  <w:style w:type="character" w:customStyle="1" w:styleId="mbin">
    <w:name w:val="mbin"/>
    <w:rsid w:val="00AE5DFD"/>
  </w:style>
  <w:style w:type="paragraph" w:customStyle="1" w:styleId="afff2">
    <w:basedOn w:val="a"/>
    <w:next w:val="af3"/>
    <w:uiPriority w:val="34"/>
    <w:qFormat/>
    <w:rsid w:val="00AE5DFD"/>
    <w:pPr>
      <w:ind w:firstLineChars="200" w:firstLine="420"/>
    </w:pPr>
    <w:rPr>
      <w:rFonts w:ascii="宋体" w:hAnsi="宋体"/>
      <w:color w:val="000000"/>
      <w:kern w:val="0"/>
      <w:sz w:val="20"/>
    </w:rPr>
  </w:style>
  <w:style w:type="paragraph" w:customStyle="1" w:styleId="font6">
    <w:name w:val="font6"/>
    <w:basedOn w:val="a"/>
    <w:rsid w:val="00AE5DFD"/>
    <w:pPr>
      <w:widowControl/>
      <w:spacing w:before="100" w:beforeAutospacing="1" w:after="100" w:afterAutospacing="1"/>
      <w:jc w:val="left"/>
    </w:pPr>
    <w:rPr>
      <w:rFonts w:ascii="宋体" w:hAnsi="宋体" w:cs="宋体"/>
      <w:b/>
      <w:bCs/>
      <w:color w:val="000000"/>
      <w:kern w:val="0"/>
      <w:sz w:val="22"/>
      <w:szCs w:val="22"/>
    </w:rPr>
  </w:style>
  <w:style w:type="paragraph" w:customStyle="1" w:styleId="xl67">
    <w:name w:val="xl67"/>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kern w:val="0"/>
      <w:sz w:val="24"/>
      <w:szCs w:val="24"/>
    </w:rPr>
  </w:style>
  <w:style w:type="paragraph" w:customStyle="1" w:styleId="xl68">
    <w:name w:val="xl68"/>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69">
    <w:name w:val="xl69"/>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70">
    <w:name w:val="xl70"/>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71">
    <w:name w:val="xl71"/>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2">
    <w:name w:val="xl72"/>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3">
    <w:name w:val="xl73"/>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4">
    <w:name w:val="xl74"/>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75">
    <w:name w:val="xl75"/>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76">
    <w:name w:val="xl76"/>
    <w:basedOn w:val="a"/>
    <w:rsid w:val="00AE5DFD"/>
    <w:pPr>
      <w:widowControl/>
      <w:spacing w:before="100" w:beforeAutospacing="1" w:after="100" w:afterAutospacing="1"/>
      <w:jc w:val="center"/>
    </w:pPr>
    <w:rPr>
      <w:kern w:val="0"/>
      <w:sz w:val="24"/>
      <w:szCs w:val="24"/>
    </w:rPr>
  </w:style>
  <w:style w:type="paragraph" w:customStyle="1" w:styleId="NUDT">
    <w:name w:val="NUDT正文"/>
    <w:basedOn w:val="a"/>
    <w:link w:val="NUDT0"/>
    <w:rsid w:val="005A42DB"/>
    <w:pPr>
      <w:adjustRightInd w:val="0"/>
      <w:snapToGrid w:val="0"/>
      <w:spacing w:line="400" w:lineRule="atLeast"/>
      <w:ind w:firstLineChars="200" w:firstLine="200"/>
      <w:textAlignment w:val="center"/>
    </w:pPr>
    <w:rPr>
      <w:rFonts w:cs="宋体"/>
      <w:kern w:val="0"/>
      <w:sz w:val="24"/>
      <w:szCs w:val="24"/>
    </w:rPr>
  </w:style>
  <w:style w:type="character" w:customStyle="1" w:styleId="NUDT0">
    <w:name w:val="NUDT正文 字符"/>
    <w:basedOn w:val="a0"/>
    <w:link w:val="NUDT"/>
    <w:autoRedefine/>
    <w:qFormat/>
    <w:rsid w:val="005A42DB"/>
    <w:rPr>
      <w:rFonts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96276">
      <w:bodyDiv w:val="1"/>
      <w:marLeft w:val="0"/>
      <w:marRight w:val="0"/>
      <w:marTop w:val="0"/>
      <w:marBottom w:val="0"/>
      <w:divBdr>
        <w:top w:val="none" w:sz="0" w:space="0" w:color="auto"/>
        <w:left w:val="none" w:sz="0" w:space="0" w:color="auto"/>
        <w:bottom w:val="none" w:sz="0" w:space="0" w:color="auto"/>
        <w:right w:val="none" w:sz="0" w:space="0" w:color="auto"/>
      </w:divBdr>
    </w:div>
    <w:div w:id="72051076">
      <w:bodyDiv w:val="1"/>
      <w:marLeft w:val="0"/>
      <w:marRight w:val="0"/>
      <w:marTop w:val="0"/>
      <w:marBottom w:val="0"/>
      <w:divBdr>
        <w:top w:val="none" w:sz="0" w:space="0" w:color="auto"/>
        <w:left w:val="none" w:sz="0" w:space="0" w:color="auto"/>
        <w:bottom w:val="none" w:sz="0" w:space="0" w:color="auto"/>
        <w:right w:val="none" w:sz="0" w:space="0" w:color="auto"/>
      </w:divBdr>
    </w:div>
    <w:div w:id="167140262">
      <w:bodyDiv w:val="1"/>
      <w:marLeft w:val="0"/>
      <w:marRight w:val="0"/>
      <w:marTop w:val="0"/>
      <w:marBottom w:val="0"/>
      <w:divBdr>
        <w:top w:val="none" w:sz="0" w:space="0" w:color="auto"/>
        <w:left w:val="none" w:sz="0" w:space="0" w:color="auto"/>
        <w:bottom w:val="none" w:sz="0" w:space="0" w:color="auto"/>
        <w:right w:val="none" w:sz="0" w:space="0" w:color="auto"/>
      </w:divBdr>
    </w:div>
    <w:div w:id="172379816">
      <w:bodyDiv w:val="1"/>
      <w:marLeft w:val="0"/>
      <w:marRight w:val="0"/>
      <w:marTop w:val="0"/>
      <w:marBottom w:val="0"/>
      <w:divBdr>
        <w:top w:val="none" w:sz="0" w:space="0" w:color="auto"/>
        <w:left w:val="none" w:sz="0" w:space="0" w:color="auto"/>
        <w:bottom w:val="none" w:sz="0" w:space="0" w:color="auto"/>
        <w:right w:val="none" w:sz="0" w:space="0" w:color="auto"/>
      </w:divBdr>
    </w:div>
    <w:div w:id="173418635">
      <w:bodyDiv w:val="1"/>
      <w:marLeft w:val="0"/>
      <w:marRight w:val="0"/>
      <w:marTop w:val="0"/>
      <w:marBottom w:val="0"/>
      <w:divBdr>
        <w:top w:val="none" w:sz="0" w:space="0" w:color="auto"/>
        <w:left w:val="none" w:sz="0" w:space="0" w:color="auto"/>
        <w:bottom w:val="none" w:sz="0" w:space="0" w:color="auto"/>
        <w:right w:val="none" w:sz="0" w:space="0" w:color="auto"/>
      </w:divBdr>
    </w:div>
    <w:div w:id="201938033">
      <w:bodyDiv w:val="1"/>
      <w:marLeft w:val="0"/>
      <w:marRight w:val="0"/>
      <w:marTop w:val="0"/>
      <w:marBottom w:val="0"/>
      <w:divBdr>
        <w:top w:val="none" w:sz="0" w:space="0" w:color="auto"/>
        <w:left w:val="none" w:sz="0" w:space="0" w:color="auto"/>
        <w:bottom w:val="none" w:sz="0" w:space="0" w:color="auto"/>
        <w:right w:val="none" w:sz="0" w:space="0" w:color="auto"/>
      </w:divBdr>
    </w:div>
    <w:div w:id="228657511">
      <w:bodyDiv w:val="1"/>
      <w:marLeft w:val="0"/>
      <w:marRight w:val="0"/>
      <w:marTop w:val="0"/>
      <w:marBottom w:val="0"/>
      <w:divBdr>
        <w:top w:val="none" w:sz="0" w:space="0" w:color="auto"/>
        <w:left w:val="none" w:sz="0" w:space="0" w:color="auto"/>
        <w:bottom w:val="none" w:sz="0" w:space="0" w:color="auto"/>
        <w:right w:val="none" w:sz="0" w:space="0" w:color="auto"/>
      </w:divBdr>
    </w:div>
    <w:div w:id="290136266">
      <w:bodyDiv w:val="1"/>
      <w:marLeft w:val="0"/>
      <w:marRight w:val="0"/>
      <w:marTop w:val="0"/>
      <w:marBottom w:val="0"/>
      <w:divBdr>
        <w:top w:val="none" w:sz="0" w:space="0" w:color="auto"/>
        <w:left w:val="none" w:sz="0" w:space="0" w:color="auto"/>
        <w:bottom w:val="none" w:sz="0" w:space="0" w:color="auto"/>
        <w:right w:val="none" w:sz="0" w:space="0" w:color="auto"/>
      </w:divBdr>
    </w:div>
    <w:div w:id="291056676">
      <w:bodyDiv w:val="1"/>
      <w:marLeft w:val="0"/>
      <w:marRight w:val="0"/>
      <w:marTop w:val="0"/>
      <w:marBottom w:val="0"/>
      <w:divBdr>
        <w:top w:val="none" w:sz="0" w:space="0" w:color="auto"/>
        <w:left w:val="none" w:sz="0" w:space="0" w:color="auto"/>
        <w:bottom w:val="none" w:sz="0" w:space="0" w:color="auto"/>
        <w:right w:val="none" w:sz="0" w:space="0" w:color="auto"/>
      </w:divBdr>
    </w:div>
    <w:div w:id="362169573">
      <w:bodyDiv w:val="1"/>
      <w:marLeft w:val="0"/>
      <w:marRight w:val="0"/>
      <w:marTop w:val="0"/>
      <w:marBottom w:val="0"/>
      <w:divBdr>
        <w:top w:val="none" w:sz="0" w:space="0" w:color="auto"/>
        <w:left w:val="none" w:sz="0" w:space="0" w:color="auto"/>
        <w:bottom w:val="none" w:sz="0" w:space="0" w:color="auto"/>
        <w:right w:val="none" w:sz="0" w:space="0" w:color="auto"/>
      </w:divBdr>
    </w:div>
    <w:div w:id="366374671">
      <w:bodyDiv w:val="1"/>
      <w:marLeft w:val="0"/>
      <w:marRight w:val="0"/>
      <w:marTop w:val="0"/>
      <w:marBottom w:val="0"/>
      <w:divBdr>
        <w:top w:val="none" w:sz="0" w:space="0" w:color="auto"/>
        <w:left w:val="none" w:sz="0" w:space="0" w:color="auto"/>
        <w:bottom w:val="none" w:sz="0" w:space="0" w:color="auto"/>
        <w:right w:val="none" w:sz="0" w:space="0" w:color="auto"/>
      </w:divBdr>
    </w:div>
    <w:div w:id="410741530">
      <w:bodyDiv w:val="1"/>
      <w:marLeft w:val="0"/>
      <w:marRight w:val="0"/>
      <w:marTop w:val="0"/>
      <w:marBottom w:val="0"/>
      <w:divBdr>
        <w:top w:val="none" w:sz="0" w:space="0" w:color="auto"/>
        <w:left w:val="none" w:sz="0" w:space="0" w:color="auto"/>
        <w:bottom w:val="none" w:sz="0" w:space="0" w:color="auto"/>
        <w:right w:val="none" w:sz="0" w:space="0" w:color="auto"/>
      </w:divBdr>
    </w:div>
    <w:div w:id="487014864">
      <w:bodyDiv w:val="1"/>
      <w:marLeft w:val="0"/>
      <w:marRight w:val="0"/>
      <w:marTop w:val="0"/>
      <w:marBottom w:val="0"/>
      <w:divBdr>
        <w:top w:val="none" w:sz="0" w:space="0" w:color="auto"/>
        <w:left w:val="none" w:sz="0" w:space="0" w:color="auto"/>
        <w:bottom w:val="none" w:sz="0" w:space="0" w:color="auto"/>
        <w:right w:val="none" w:sz="0" w:space="0" w:color="auto"/>
      </w:divBdr>
    </w:div>
    <w:div w:id="529144555">
      <w:bodyDiv w:val="1"/>
      <w:marLeft w:val="0"/>
      <w:marRight w:val="0"/>
      <w:marTop w:val="0"/>
      <w:marBottom w:val="0"/>
      <w:divBdr>
        <w:top w:val="none" w:sz="0" w:space="0" w:color="auto"/>
        <w:left w:val="none" w:sz="0" w:space="0" w:color="auto"/>
        <w:bottom w:val="none" w:sz="0" w:space="0" w:color="auto"/>
        <w:right w:val="none" w:sz="0" w:space="0" w:color="auto"/>
      </w:divBdr>
    </w:div>
    <w:div w:id="557060668">
      <w:bodyDiv w:val="1"/>
      <w:marLeft w:val="0"/>
      <w:marRight w:val="0"/>
      <w:marTop w:val="0"/>
      <w:marBottom w:val="0"/>
      <w:divBdr>
        <w:top w:val="none" w:sz="0" w:space="0" w:color="auto"/>
        <w:left w:val="none" w:sz="0" w:space="0" w:color="auto"/>
        <w:bottom w:val="none" w:sz="0" w:space="0" w:color="auto"/>
        <w:right w:val="none" w:sz="0" w:space="0" w:color="auto"/>
      </w:divBdr>
    </w:div>
    <w:div w:id="583688861">
      <w:bodyDiv w:val="1"/>
      <w:marLeft w:val="0"/>
      <w:marRight w:val="0"/>
      <w:marTop w:val="0"/>
      <w:marBottom w:val="0"/>
      <w:divBdr>
        <w:top w:val="none" w:sz="0" w:space="0" w:color="auto"/>
        <w:left w:val="none" w:sz="0" w:space="0" w:color="auto"/>
        <w:bottom w:val="none" w:sz="0" w:space="0" w:color="auto"/>
        <w:right w:val="none" w:sz="0" w:space="0" w:color="auto"/>
      </w:divBdr>
    </w:div>
    <w:div w:id="667484703">
      <w:bodyDiv w:val="1"/>
      <w:marLeft w:val="0"/>
      <w:marRight w:val="0"/>
      <w:marTop w:val="0"/>
      <w:marBottom w:val="0"/>
      <w:divBdr>
        <w:top w:val="none" w:sz="0" w:space="0" w:color="auto"/>
        <w:left w:val="none" w:sz="0" w:space="0" w:color="auto"/>
        <w:bottom w:val="none" w:sz="0" w:space="0" w:color="auto"/>
        <w:right w:val="none" w:sz="0" w:space="0" w:color="auto"/>
      </w:divBdr>
    </w:div>
    <w:div w:id="697044857">
      <w:bodyDiv w:val="1"/>
      <w:marLeft w:val="0"/>
      <w:marRight w:val="0"/>
      <w:marTop w:val="0"/>
      <w:marBottom w:val="0"/>
      <w:divBdr>
        <w:top w:val="none" w:sz="0" w:space="0" w:color="auto"/>
        <w:left w:val="none" w:sz="0" w:space="0" w:color="auto"/>
        <w:bottom w:val="none" w:sz="0" w:space="0" w:color="auto"/>
        <w:right w:val="none" w:sz="0" w:space="0" w:color="auto"/>
      </w:divBdr>
    </w:div>
    <w:div w:id="697974846">
      <w:bodyDiv w:val="1"/>
      <w:marLeft w:val="0"/>
      <w:marRight w:val="0"/>
      <w:marTop w:val="0"/>
      <w:marBottom w:val="0"/>
      <w:divBdr>
        <w:top w:val="none" w:sz="0" w:space="0" w:color="auto"/>
        <w:left w:val="none" w:sz="0" w:space="0" w:color="auto"/>
        <w:bottom w:val="none" w:sz="0" w:space="0" w:color="auto"/>
        <w:right w:val="none" w:sz="0" w:space="0" w:color="auto"/>
      </w:divBdr>
    </w:div>
    <w:div w:id="704018696">
      <w:bodyDiv w:val="1"/>
      <w:marLeft w:val="0"/>
      <w:marRight w:val="0"/>
      <w:marTop w:val="0"/>
      <w:marBottom w:val="0"/>
      <w:divBdr>
        <w:top w:val="none" w:sz="0" w:space="0" w:color="auto"/>
        <w:left w:val="none" w:sz="0" w:space="0" w:color="auto"/>
        <w:bottom w:val="none" w:sz="0" w:space="0" w:color="auto"/>
        <w:right w:val="none" w:sz="0" w:space="0" w:color="auto"/>
      </w:divBdr>
    </w:div>
    <w:div w:id="715399923">
      <w:bodyDiv w:val="1"/>
      <w:marLeft w:val="0"/>
      <w:marRight w:val="0"/>
      <w:marTop w:val="0"/>
      <w:marBottom w:val="0"/>
      <w:divBdr>
        <w:top w:val="none" w:sz="0" w:space="0" w:color="auto"/>
        <w:left w:val="none" w:sz="0" w:space="0" w:color="auto"/>
        <w:bottom w:val="none" w:sz="0" w:space="0" w:color="auto"/>
        <w:right w:val="none" w:sz="0" w:space="0" w:color="auto"/>
      </w:divBdr>
    </w:div>
    <w:div w:id="753815747">
      <w:bodyDiv w:val="1"/>
      <w:marLeft w:val="0"/>
      <w:marRight w:val="0"/>
      <w:marTop w:val="0"/>
      <w:marBottom w:val="0"/>
      <w:divBdr>
        <w:top w:val="none" w:sz="0" w:space="0" w:color="auto"/>
        <w:left w:val="none" w:sz="0" w:space="0" w:color="auto"/>
        <w:bottom w:val="none" w:sz="0" w:space="0" w:color="auto"/>
        <w:right w:val="none" w:sz="0" w:space="0" w:color="auto"/>
      </w:divBdr>
    </w:div>
    <w:div w:id="761878492">
      <w:bodyDiv w:val="1"/>
      <w:marLeft w:val="0"/>
      <w:marRight w:val="0"/>
      <w:marTop w:val="0"/>
      <w:marBottom w:val="0"/>
      <w:divBdr>
        <w:top w:val="none" w:sz="0" w:space="0" w:color="auto"/>
        <w:left w:val="none" w:sz="0" w:space="0" w:color="auto"/>
        <w:bottom w:val="none" w:sz="0" w:space="0" w:color="auto"/>
        <w:right w:val="none" w:sz="0" w:space="0" w:color="auto"/>
      </w:divBdr>
    </w:div>
    <w:div w:id="823622478">
      <w:bodyDiv w:val="1"/>
      <w:marLeft w:val="0"/>
      <w:marRight w:val="0"/>
      <w:marTop w:val="0"/>
      <w:marBottom w:val="0"/>
      <w:divBdr>
        <w:top w:val="none" w:sz="0" w:space="0" w:color="auto"/>
        <w:left w:val="none" w:sz="0" w:space="0" w:color="auto"/>
        <w:bottom w:val="none" w:sz="0" w:space="0" w:color="auto"/>
        <w:right w:val="none" w:sz="0" w:space="0" w:color="auto"/>
      </w:divBdr>
    </w:div>
    <w:div w:id="877932372">
      <w:bodyDiv w:val="1"/>
      <w:marLeft w:val="0"/>
      <w:marRight w:val="0"/>
      <w:marTop w:val="0"/>
      <w:marBottom w:val="0"/>
      <w:divBdr>
        <w:top w:val="none" w:sz="0" w:space="0" w:color="auto"/>
        <w:left w:val="none" w:sz="0" w:space="0" w:color="auto"/>
        <w:bottom w:val="none" w:sz="0" w:space="0" w:color="auto"/>
        <w:right w:val="none" w:sz="0" w:space="0" w:color="auto"/>
      </w:divBdr>
    </w:div>
    <w:div w:id="879897000">
      <w:bodyDiv w:val="1"/>
      <w:marLeft w:val="0"/>
      <w:marRight w:val="0"/>
      <w:marTop w:val="0"/>
      <w:marBottom w:val="0"/>
      <w:divBdr>
        <w:top w:val="none" w:sz="0" w:space="0" w:color="auto"/>
        <w:left w:val="none" w:sz="0" w:space="0" w:color="auto"/>
        <w:bottom w:val="none" w:sz="0" w:space="0" w:color="auto"/>
        <w:right w:val="none" w:sz="0" w:space="0" w:color="auto"/>
      </w:divBdr>
    </w:div>
    <w:div w:id="883130323">
      <w:bodyDiv w:val="1"/>
      <w:marLeft w:val="0"/>
      <w:marRight w:val="0"/>
      <w:marTop w:val="0"/>
      <w:marBottom w:val="0"/>
      <w:divBdr>
        <w:top w:val="none" w:sz="0" w:space="0" w:color="auto"/>
        <w:left w:val="none" w:sz="0" w:space="0" w:color="auto"/>
        <w:bottom w:val="none" w:sz="0" w:space="0" w:color="auto"/>
        <w:right w:val="none" w:sz="0" w:space="0" w:color="auto"/>
      </w:divBdr>
    </w:div>
    <w:div w:id="944187704">
      <w:bodyDiv w:val="1"/>
      <w:marLeft w:val="0"/>
      <w:marRight w:val="0"/>
      <w:marTop w:val="0"/>
      <w:marBottom w:val="0"/>
      <w:divBdr>
        <w:top w:val="none" w:sz="0" w:space="0" w:color="auto"/>
        <w:left w:val="none" w:sz="0" w:space="0" w:color="auto"/>
        <w:bottom w:val="none" w:sz="0" w:space="0" w:color="auto"/>
        <w:right w:val="none" w:sz="0" w:space="0" w:color="auto"/>
      </w:divBdr>
    </w:div>
    <w:div w:id="969627635">
      <w:bodyDiv w:val="1"/>
      <w:marLeft w:val="0"/>
      <w:marRight w:val="0"/>
      <w:marTop w:val="0"/>
      <w:marBottom w:val="0"/>
      <w:divBdr>
        <w:top w:val="none" w:sz="0" w:space="0" w:color="auto"/>
        <w:left w:val="none" w:sz="0" w:space="0" w:color="auto"/>
        <w:bottom w:val="none" w:sz="0" w:space="0" w:color="auto"/>
        <w:right w:val="none" w:sz="0" w:space="0" w:color="auto"/>
      </w:divBdr>
    </w:div>
    <w:div w:id="972905006">
      <w:bodyDiv w:val="1"/>
      <w:marLeft w:val="0"/>
      <w:marRight w:val="0"/>
      <w:marTop w:val="0"/>
      <w:marBottom w:val="0"/>
      <w:divBdr>
        <w:top w:val="none" w:sz="0" w:space="0" w:color="auto"/>
        <w:left w:val="none" w:sz="0" w:space="0" w:color="auto"/>
        <w:bottom w:val="none" w:sz="0" w:space="0" w:color="auto"/>
        <w:right w:val="none" w:sz="0" w:space="0" w:color="auto"/>
      </w:divBdr>
    </w:div>
    <w:div w:id="1089741693">
      <w:bodyDiv w:val="1"/>
      <w:marLeft w:val="0"/>
      <w:marRight w:val="0"/>
      <w:marTop w:val="0"/>
      <w:marBottom w:val="0"/>
      <w:divBdr>
        <w:top w:val="none" w:sz="0" w:space="0" w:color="auto"/>
        <w:left w:val="none" w:sz="0" w:space="0" w:color="auto"/>
        <w:bottom w:val="none" w:sz="0" w:space="0" w:color="auto"/>
        <w:right w:val="none" w:sz="0" w:space="0" w:color="auto"/>
      </w:divBdr>
    </w:div>
    <w:div w:id="1096172199">
      <w:bodyDiv w:val="1"/>
      <w:marLeft w:val="0"/>
      <w:marRight w:val="0"/>
      <w:marTop w:val="0"/>
      <w:marBottom w:val="0"/>
      <w:divBdr>
        <w:top w:val="none" w:sz="0" w:space="0" w:color="auto"/>
        <w:left w:val="none" w:sz="0" w:space="0" w:color="auto"/>
        <w:bottom w:val="none" w:sz="0" w:space="0" w:color="auto"/>
        <w:right w:val="none" w:sz="0" w:space="0" w:color="auto"/>
      </w:divBdr>
    </w:div>
    <w:div w:id="1121921050">
      <w:bodyDiv w:val="1"/>
      <w:marLeft w:val="0"/>
      <w:marRight w:val="0"/>
      <w:marTop w:val="0"/>
      <w:marBottom w:val="0"/>
      <w:divBdr>
        <w:top w:val="none" w:sz="0" w:space="0" w:color="auto"/>
        <w:left w:val="none" w:sz="0" w:space="0" w:color="auto"/>
        <w:bottom w:val="none" w:sz="0" w:space="0" w:color="auto"/>
        <w:right w:val="none" w:sz="0" w:space="0" w:color="auto"/>
      </w:divBdr>
    </w:div>
    <w:div w:id="1122384585">
      <w:bodyDiv w:val="1"/>
      <w:marLeft w:val="0"/>
      <w:marRight w:val="0"/>
      <w:marTop w:val="0"/>
      <w:marBottom w:val="0"/>
      <w:divBdr>
        <w:top w:val="none" w:sz="0" w:space="0" w:color="auto"/>
        <w:left w:val="none" w:sz="0" w:space="0" w:color="auto"/>
        <w:bottom w:val="none" w:sz="0" w:space="0" w:color="auto"/>
        <w:right w:val="none" w:sz="0" w:space="0" w:color="auto"/>
      </w:divBdr>
    </w:div>
    <w:div w:id="1276597748">
      <w:bodyDiv w:val="1"/>
      <w:marLeft w:val="0"/>
      <w:marRight w:val="0"/>
      <w:marTop w:val="0"/>
      <w:marBottom w:val="0"/>
      <w:divBdr>
        <w:top w:val="none" w:sz="0" w:space="0" w:color="auto"/>
        <w:left w:val="none" w:sz="0" w:space="0" w:color="auto"/>
        <w:bottom w:val="none" w:sz="0" w:space="0" w:color="auto"/>
        <w:right w:val="none" w:sz="0" w:space="0" w:color="auto"/>
      </w:divBdr>
    </w:div>
    <w:div w:id="1277718374">
      <w:bodyDiv w:val="1"/>
      <w:marLeft w:val="0"/>
      <w:marRight w:val="0"/>
      <w:marTop w:val="0"/>
      <w:marBottom w:val="0"/>
      <w:divBdr>
        <w:top w:val="none" w:sz="0" w:space="0" w:color="auto"/>
        <w:left w:val="none" w:sz="0" w:space="0" w:color="auto"/>
        <w:bottom w:val="none" w:sz="0" w:space="0" w:color="auto"/>
        <w:right w:val="none" w:sz="0" w:space="0" w:color="auto"/>
      </w:divBdr>
    </w:div>
    <w:div w:id="1333874148">
      <w:bodyDiv w:val="1"/>
      <w:marLeft w:val="0"/>
      <w:marRight w:val="0"/>
      <w:marTop w:val="0"/>
      <w:marBottom w:val="0"/>
      <w:divBdr>
        <w:top w:val="none" w:sz="0" w:space="0" w:color="auto"/>
        <w:left w:val="none" w:sz="0" w:space="0" w:color="auto"/>
        <w:bottom w:val="none" w:sz="0" w:space="0" w:color="auto"/>
        <w:right w:val="none" w:sz="0" w:space="0" w:color="auto"/>
      </w:divBdr>
    </w:div>
    <w:div w:id="1335301755">
      <w:bodyDiv w:val="1"/>
      <w:marLeft w:val="0"/>
      <w:marRight w:val="0"/>
      <w:marTop w:val="0"/>
      <w:marBottom w:val="0"/>
      <w:divBdr>
        <w:top w:val="none" w:sz="0" w:space="0" w:color="auto"/>
        <w:left w:val="none" w:sz="0" w:space="0" w:color="auto"/>
        <w:bottom w:val="none" w:sz="0" w:space="0" w:color="auto"/>
        <w:right w:val="none" w:sz="0" w:space="0" w:color="auto"/>
      </w:divBdr>
    </w:div>
    <w:div w:id="1355964903">
      <w:bodyDiv w:val="1"/>
      <w:marLeft w:val="0"/>
      <w:marRight w:val="0"/>
      <w:marTop w:val="0"/>
      <w:marBottom w:val="0"/>
      <w:divBdr>
        <w:top w:val="none" w:sz="0" w:space="0" w:color="auto"/>
        <w:left w:val="none" w:sz="0" w:space="0" w:color="auto"/>
        <w:bottom w:val="none" w:sz="0" w:space="0" w:color="auto"/>
        <w:right w:val="none" w:sz="0" w:space="0" w:color="auto"/>
      </w:divBdr>
    </w:div>
    <w:div w:id="1457335292">
      <w:bodyDiv w:val="1"/>
      <w:marLeft w:val="0"/>
      <w:marRight w:val="0"/>
      <w:marTop w:val="0"/>
      <w:marBottom w:val="0"/>
      <w:divBdr>
        <w:top w:val="none" w:sz="0" w:space="0" w:color="auto"/>
        <w:left w:val="none" w:sz="0" w:space="0" w:color="auto"/>
        <w:bottom w:val="none" w:sz="0" w:space="0" w:color="auto"/>
        <w:right w:val="none" w:sz="0" w:space="0" w:color="auto"/>
      </w:divBdr>
    </w:div>
    <w:div w:id="1474566814">
      <w:bodyDiv w:val="1"/>
      <w:marLeft w:val="0"/>
      <w:marRight w:val="0"/>
      <w:marTop w:val="0"/>
      <w:marBottom w:val="0"/>
      <w:divBdr>
        <w:top w:val="none" w:sz="0" w:space="0" w:color="auto"/>
        <w:left w:val="none" w:sz="0" w:space="0" w:color="auto"/>
        <w:bottom w:val="none" w:sz="0" w:space="0" w:color="auto"/>
        <w:right w:val="none" w:sz="0" w:space="0" w:color="auto"/>
      </w:divBdr>
    </w:div>
    <w:div w:id="1476145185">
      <w:bodyDiv w:val="1"/>
      <w:marLeft w:val="0"/>
      <w:marRight w:val="0"/>
      <w:marTop w:val="0"/>
      <w:marBottom w:val="0"/>
      <w:divBdr>
        <w:top w:val="none" w:sz="0" w:space="0" w:color="auto"/>
        <w:left w:val="none" w:sz="0" w:space="0" w:color="auto"/>
        <w:bottom w:val="none" w:sz="0" w:space="0" w:color="auto"/>
        <w:right w:val="none" w:sz="0" w:space="0" w:color="auto"/>
      </w:divBdr>
    </w:div>
    <w:div w:id="1488742470">
      <w:bodyDiv w:val="1"/>
      <w:marLeft w:val="0"/>
      <w:marRight w:val="0"/>
      <w:marTop w:val="0"/>
      <w:marBottom w:val="0"/>
      <w:divBdr>
        <w:top w:val="none" w:sz="0" w:space="0" w:color="auto"/>
        <w:left w:val="none" w:sz="0" w:space="0" w:color="auto"/>
        <w:bottom w:val="none" w:sz="0" w:space="0" w:color="auto"/>
        <w:right w:val="none" w:sz="0" w:space="0" w:color="auto"/>
      </w:divBdr>
    </w:div>
    <w:div w:id="1496725878">
      <w:bodyDiv w:val="1"/>
      <w:marLeft w:val="0"/>
      <w:marRight w:val="0"/>
      <w:marTop w:val="0"/>
      <w:marBottom w:val="0"/>
      <w:divBdr>
        <w:top w:val="none" w:sz="0" w:space="0" w:color="auto"/>
        <w:left w:val="none" w:sz="0" w:space="0" w:color="auto"/>
        <w:bottom w:val="none" w:sz="0" w:space="0" w:color="auto"/>
        <w:right w:val="none" w:sz="0" w:space="0" w:color="auto"/>
      </w:divBdr>
    </w:div>
    <w:div w:id="1509103387">
      <w:bodyDiv w:val="1"/>
      <w:marLeft w:val="0"/>
      <w:marRight w:val="0"/>
      <w:marTop w:val="0"/>
      <w:marBottom w:val="0"/>
      <w:divBdr>
        <w:top w:val="none" w:sz="0" w:space="0" w:color="auto"/>
        <w:left w:val="none" w:sz="0" w:space="0" w:color="auto"/>
        <w:bottom w:val="none" w:sz="0" w:space="0" w:color="auto"/>
        <w:right w:val="none" w:sz="0" w:space="0" w:color="auto"/>
      </w:divBdr>
    </w:div>
    <w:div w:id="1638952469">
      <w:bodyDiv w:val="1"/>
      <w:marLeft w:val="0"/>
      <w:marRight w:val="0"/>
      <w:marTop w:val="0"/>
      <w:marBottom w:val="0"/>
      <w:divBdr>
        <w:top w:val="none" w:sz="0" w:space="0" w:color="auto"/>
        <w:left w:val="none" w:sz="0" w:space="0" w:color="auto"/>
        <w:bottom w:val="none" w:sz="0" w:space="0" w:color="auto"/>
        <w:right w:val="none" w:sz="0" w:space="0" w:color="auto"/>
      </w:divBdr>
    </w:div>
    <w:div w:id="1805539150">
      <w:bodyDiv w:val="1"/>
      <w:marLeft w:val="0"/>
      <w:marRight w:val="0"/>
      <w:marTop w:val="0"/>
      <w:marBottom w:val="0"/>
      <w:divBdr>
        <w:top w:val="none" w:sz="0" w:space="0" w:color="auto"/>
        <w:left w:val="none" w:sz="0" w:space="0" w:color="auto"/>
        <w:bottom w:val="none" w:sz="0" w:space="0" w:color="auto"/>
        <w:right w:val="none" w:sz="0" w:space="0" w:color="auto"/>
      </w:divBdr>
    </w:div>
    <w:div w:id="1870487486">
      <w:bodyDiv w:val="1"/>
      <w:marLeft w:val="0"/>
      <w:marRight w:val="0"/>
      <w:marTop w:val="0"/>
      <w:marBottom w:val="0"/>
      <w:divBdr>
        <w:top w:val="none" w:sz="0" w:space="0" w:color="auto"/>
        <w:left w:val="none" w:sz="0" w:space="0" w:color="auto"/>
        <w:bottom w:val="none" w:sz="0" w:space="0" w:color="auto"/>
        <w:right w:val="none" w:sz="0" w:space="0" w:color="auto"/>
      </w:divBdr>
    </w:div>
    <w:div w:id="1988044191">
      <w:bodyDiv w:val="1"/>
      <w:marLeft w:val="0"/>
      <w:marRight w:val="0"/>
      <w:marTop w:val="0"/>
      <w:marBottom w:val="0"/>
      <w:divBdr>
        <w:top w:val="none" w:sz="0" w:space="0" w:color="auto"/>
        <w:left w:val="none" w:sz="0" w:space="0" w:color="auto"/>
        <w:bottom w:val="none" w:sz="0" w:space="0" w:color="auto"/>
        <w:right w:val="none" w:sz="0" w:space="0" w:color="auto"/>
      </w:divBdr>
    </w:div>
    <w:div w:id="207515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image" Target="media/image27.wmf"/><Relationship Id="rId84" Type="http://schemas.openxmlformats.org/officeDocument/2006/relationships/oleObject" Target="embeddings/oleObject40.bin"/><Relationship Id="rId138" Type="http://schemas.openxmlformats.org/officeDocument/2006/relationships/oleObject" Target="embeddings/oleObject70.bin"/><Relationship Id="rId159" Type="http://schemas.openxmlformats.org/officeDocument/2006/relationships/oleObject" Target="embeddings/oleObject90.bin"/><Relationship Id="rId170" Type="http://schemas.openxmlformats.org/officeDocument/2006/relationships/oleObject" Target="embeddings/oleObject100.bin"/><Relationship Id="rId191" Type="http://schemas.openxmlformats.org/officeDocument/2006/relationships/oleObject" Target="embeddings/oleObject120.bin"/><Relationship Id="rId196" Type="http://schemas.openxmlformats.org/officeDocument/2006/relationships/footer" Target="footer2.xml"/><Relationship Id="rId16" Type="http://schemas.openxmlformats.org/officeDocument/2006/relationships/image" Target="media/image5.wmf"/><Relationship Id="rId107" Type="http://schemas.openxmlformats.org/officeDocument/2006/relationships/oleObject" Target="embeddings/oleObject52.bin"/><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4.bin"/><Relationship Id="rId58" Type="http://schemas.openxmlformats.org/officeDocument/2006/relationships/image" Target="media/image25.wmf"/><Relationship Id="rId74" Type="http://schemas.openxmlformats.org/officeDocument/2006/relationships/oleObject" Target="embeddings/oleObject35.bin"/><Relationship Id="rId79" Type="http://schemas.openxmlformats.org/officeDocument/2006/relationships/image" Target="media/image35.wmf"/><Relationship Id="rId102" Type="http://schemas.openxmlformats.org/officeDocument/2006/relationships/image" Target="media/image46.wmf"/><Relationship Id="rId123" Type="http://schemas.openxmlformats.org/officeDocument/2006/relationships/image" Target="media/image56.wmf"/><Relationship Id="rId128" Type="http://schemas.openxmlformats.org/officeDocument/2006/relationships/oleObject" Target="embeddings/oleObject63.bin"/><Relationship Id="rId144" Type="http://schemas.openxmlformats.org/officeDocument/2006/relationships/oleObject" Target="embeddings/oleObject76.bin"/><Relationship Id="rId149" Type="http://schemas.openxmlformats.org/officeDocument/2006/relationships/oleObject" Target="embeddings/oleObject80.bin"/><Relationship Id="rId5" Type="http://schemas.openxmlformats.org/officeDocument/2006/relationships/webSettings" Target="webSettings.xml"/><Relationship Id="rId90" Type="http://schemas.openxmlformats.org/officeDocument/2006/relationships/image" Target="media/image40.wmf"/><Relationship Id="rId95" Type="http://schemas.openxmlformats.org/officeDocument/2006/relationships/oleObject" Target="embeddings/oleObject46.bin"/><Relationship Id="rId160" Type="http://schemas.openxmlformats.org/officeDocument/2006/relationships/oleObject" Target="embeddings/oleObject91.bin"/><Relationship Id="rId165" Type="http://schemas.openxmlformats.org/officeDocument/2006/relationships/oleObject" Target="embeddings/oleObject95.bin"/><Relationship Id="rId181" Type="http://schemas.openxmlformats.org/officeDocument/2006/relationships/oleObject" Target="embeddings/oleObject110.bin"/><Relationship Id="rId186" Type="http://schemas.openxmlformats.org/officeDocument/2006/relationships/oleObject" Target="embeddings/oleObject115.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oleObject" Target="embeddings/oleObject21.bin"/><Relationship Id="rId64" Type="http://schemas.openxmlformats.org/officeDocument/2006/relationships/oleObject" Target="embeddings/oleObject30.bin"/><Relationship Id="rId69" Type="http://schemas.openxmlformats.org/officeDocument/2006/relationships/image" Target="media/image30.wmf"/><Relationship Id="rId113" Type="http://schemas.openxmlformats.org/officeDocument/2006/relationships/oleObject" Target="embeddings/oleObject55.bin"/><Relationship Id="rId118" Type="http://schemas.openxmlformats.org/officeDocument/2006/relationships/oleObject" Target="embeddings/oleObject58.bin"/><Relationship Id="rId134" Type="http://schemas.openxmlformats.org/officeDocument/2006/relationships/oleObject" Target="embeddings/oleObject67.bin"/><Relationship Id="rId139" Type="http://schemas.openxmlformats.org/officeDocument/2006/relationships/oleObject" Target="embeddings/oleObject71.bin"/><Relationship Id="rId80" Type="http://schemas.openxmlformats.org/officeDocument/2006/relationships/oleObject" Target="embeddings/oleObject38.bin"/><Relationship Id="rId85" Type="http://schemas.openxmlformats.org/officeDocument/2006/relationships/image" Target="media/image38.wmf"/><Relationship Id="rId150" Type="http://schemas.openxmlformats.org/officeDocument/2006/relationships/oleObject" Target="embeddings/oleObject81.bin"/><Relationship Id="rId155" Type="http://schemas.openxmlformats.org/officeDocument/2006/relationships/oleObject" Target="embeddings/oleObject86.bin"/><Relationship Id="rId171" Type="http://schemas.openxmlformats.org/officeDocument/2006/relationships/oleObject" Target="embeddings/oleObject101.bin"/><Relationship Id="rId176" Type="http://schemas.openxmlformats.org/officeDocument/2006/relationships/oleObject" Target="embeddings/oleObject106.bin"/><Relationship Id="rId192" Type="http://schemas.openxmlformats.org/officeDocument/2006/relationships/oleObject" Target="embeddings/oleObject121.bin"/><Relationship Id="rId197" Type="http://schemas.openxmlformats.org/officeDocument/2006/relationships/fontTable" Target="fontTable.xml"/><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oleObject" Target="embeddings/oleObject50.bin"/><Relationship Id="rId108" Type="http://schemas.openxmlformats.org/officeDocument/2006/relationships/image" Target="media/image49.wmf"/><Relationship Id="rId124" Type="http://schemas.openxmlformats.org/officeDocument/2006/relationships/oleObject" Target="embeddings/oleObject61.bin"/><Relationship Id="rId129" Type="http://schemas.openxmlformats.org/officeDocument/2006/relationships/oleObject" Target="embeddings/oleObject64.bin"/><Relationship Id="rId54" Type="http://schemas.openxmlformats.org/officeDocument/2006/relationships/image" Target="media/image23.wmf"/><Relationship Id="rId70" Type="http://schemas.openxmlformats.org/officeDocument/2006/relationships/oleObject" Target="embeddings/oleObject33.bin"/><Relationship Id="rId75" Type="http://schemas.openxmlformats.org/officeDocument/2006/relationships/image" Target="media/image33.wmf"/><Relationship Id="rId91" Type="http://schemas.openxmlformats.org/officeDocument/2006/relationships/oleObject" Target="embeddings/oleObject44.bin"/><Relationship Id="rId96" Type="http://schemas.openxmlformats.org/officeDocument/2006/relationships/image" Target="media/image43.wmf"/><Relationship Id="rId140" Type="http://schemas.openxmlformats.org/officeDocument/2006/relationships/oleObject" Target="embeddings/oleObject72.bin"/><Relationship Id="rId145" Type="http://schemas.openxmlformats.org/officeDocument/2006/relationships/oleObject" Target="embeddings/oleObject77.bin"/><Relationship Id="rId161" Type="http://schemas.openxmlformats.org/officeDocument/2006/relationships/image" Target="media/image63.wmf"/><Relationship Id="rId166" Type="http://schemas.openxmlformats.org/officeDocument/2006/relationships/oleObject" Target="embeddings/oleObject96.bin"/><Relationship Id="rId182" Type="http://schemas.openxmlformats.org/officeDocument/2006/relationships/oleObject" Target="embeddings/oleObject111.bin"/><Relationship Id="rId187" Type="http://schemas.openxmlformats.org/officeDocument/2006/relationships/oleObject" Target="embeddings/oleObject116.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oleObject" Target="embeddings/oleObject56.bin"/><Relationship Id="rId119" Type="http://schemas.openxmlformats.org/officeDocument/2006/relationships/image" Target="media/image54.wmf"/><Relationship Id="rId44" Type="http://schemas.openxmlformats.org/officeDocument/2006/relationships/image" Target="media/image19.wmf"/><Relationship Id="rId60" Type="http://schemas.openxmlformats.org/officeDocument/2006/relationships/oleObject" Target="embeddings/oleObject28.bin"/><Relationship Id="rId65" Type="http://schemas.openxmlformats.org/officeDocument/2006/relationships/image" Target="media/image28.wmf"/><Relationship Id="rId81" Type="http://schemas.openxmlformats.org/officeDocument/2006/relationships/image" Target="media/image36.wmf"/><Relationship Id="rId86" Type="http://schemas.openxmlformats.org/officeDocument/2006/relationships/oleObject" Target="embeddings/oleObject41.bin"/><Relationship Id="rId130" Type="http://schemas.openxmlformats.org/officeDocument/2006/relationships/oleObject" Target="embeddings/oleObject65.bin"/><Relationship Id="rId135" Type="http://schemas.openxmlformats.org/officeDocument/2006/relationships/image" Target="media/image61.wmf"/><Relationship Id="rId151" Type="http://schemas.openxmlformats.org/officeDocument/2006/relationships/oleObject" Target="embeddings/oleObject82.bin"/><Relationship Id="rId156" Type="http://schemas.openxmlformats.org/officeDocument/2006/relationships/oleObject" Target="embeddings/oleObject87.bin"/><Relationship Id="rId177" Type="http://schemas.openxmlformats.org/officeDocument/2006/relationships/oleObject" Target="embeddings/oleObject107.bin"/><Relationship Id="rId198" Type="http://schemas.microsoft.com/office/2011/relationships/people" Target="people.xml"/><Relationship Id="rId172" Type="http://schemas.openxmlformats.org/officeDocument/2006/relationships/oleObject" Target="embeddings/oleObject102.bin"/><Relationship Id="rId193" Type="http://schemas.openxmlformats.org/officeDocument/2006/relationships/oleObject" Target="embeddings/oleObject122.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3.bin"/><Relationship Id="rId34" Type="http://schemas.openxmlformats.org/officeDocument/2006/relationships/image" Target="media/image14.wmf"/><Relationship Id="rId50" Type="http://schemas.openxmlformats.org/officeDocument/2006/relationships/oleObject" Target="embeddings/oleObject22.bin"/><Relationship Id="rId55" Type="http://schemas.openxmlformats.org/officeDocument/2006/relationships/oleObject" Target="embeddings/oleObject25.bin"/><Relationship Id="rId76" Type="http://schemas.openxmlformats.org/officeDocument/2006/relationships/oleObject" Target="embeddings/oleObject36.bin"/><Relationship Id="rId97" Type="http://schemas.openxmlformats.org/officeDocument/2006/relationships/oleObject" Target="embeddings/oleObject47.bin"/><Relationship Id="rId104" Type="http://schemas.openxmlformats.org/officeDocument/2006/relationships/image" Target="media/image47.wmf"/><Relationship Id="rId120" Type="http://schemas.openxmlformats.org/officeDocument/2006/relationships/oleObject" Target="embeddings/oleObject59.bin"/><Relationship Id="rId125" Type="http://schemas.openxmlformats.org/officeDocument/2006/relationships/image" Target="media/image57.wmf"/><Relationship Id="rId141" Type="http://schemas.openxmlformats.org/officeDocument/2006/relationships/oleObject" Target="embeddings/oleObject73.bin"/><Relationship Id="rId146" Type="http://schemas.openxmlformats.org/officeDocument/2006/relationships/image" Target="media/image62.wmf"/><Relationship Id="rId167" Type="http://schemas.openxmlformats.org/officeDocument/2006/relationships/oleObject" Target="embeddings/oleObject97.bin"/><Relationship Id="rId188" Type="http://schemas.openxmlformats.org/officeDocument/2006/relationships/oleObject" Target="embeddings/oleObject117.bin"/><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image" Target="media/image41.wmf"/><Relationship Id="rId162" Type="http://schemas.openxmlformats.org/officeDocument/2006/relationships/oleObject" Target="embeddings/oleObject92.bin"/><Relationship Id="rId183" Type="http://schemas.openxmlformats.org/officeDocument/2006/relationships/oleObject" Target="embeddings/oleObject112.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31.bin"/><Relationship Id="rId87" Type="http://schemas.openxmlformats.org/officeDocument/2006/relationships/image" Target="media/image39.wmf"/><Relationship Id="rId110" Type="http://schemas.openxmlformats.org/officeDocument/2006/relationships/image" Target="media/image50.wmf"/><Relationship Id="rId115" Type="http://schemas.openxmlformats.org/officeDocument/2006/relationships/image" Target="media/image52.wmf"/><Relationship Id="rId131" Type="http://schemas.openxmlformats.org/officeDocument/2006/relationships/image" Target="media/image59.wmf"/><Relationship Id="rId136" Type="http://schemas.openxmlformats.org/officeDocument/2006/relationships/oleObject" Target="embeddings/oleObject68.bin"/><Relationship Id="rId157" Type="http://schemas.openxmlformats.org/officeDocument/2006/relationships/oleObject" Target="embeddings/oleObject88.bin"/><Relationship Id="rId178" Type="http://schemas.openxmlformats.org/officeDocument/2006/relationships/oleObject" Target="embeddings/oleObject108.bin"/><Relationship Id="rId61" Type="http://schemas.openxmlformats.org/officeDocument/2006/relationships/image" Target="media/image26.wmf"/><Relationship Id="rId82" Type="http://schemas.openxmlformats.org/officeDocument/2006/relationships/oleObject" Target="embeddings/oleObject39.bin"/><Relationship Id="rId152" Type="http://schemas.openxmlformats.org/officeDocument/2006/relationships/oleObject" Target="embeddings/oleObject83.bin"/><Relationship Id="rId173" Type="http://schemas.openxmlformats.org/officeDocument/2006/relationships/oleObject" Target="embeddings/oleObject103.bin"/><Relationship Id="rId194" Type="http://schemas.openxmlformats.org/officeDocument/2006/relationships/header" Target="header1.xml"/><Relationship Id="rId199" Type="http://schemas.openxmlformats.org/officeDocument/2006/relationships/theme" Target="theme/theme1.xml"/><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4.wmf"/><Relationship Id="rId77" Type="http://schemas.openxmlformats.org/officeDocument/2006/relationships/image" Target="media/image34.wmf"/><Relationship Id="rId100" Type="http://schemas.openxmlformats.org/officeDocument/2006/relationships/image" Target="media/image45.wmf"/><Relationship Id="rId105" Type="http://schemas.openxmlformats.org/officeDocument/2006/relationships/oleObject" Target="embeddings/oleObject51.bin"/><Relationship Id="rId126" Type="http://schemas.openxmlformats.org/officeDocument/2006/relationships/oleObject" Target="embeddings/oleObject62.bin"/><Relationship Id="rId147" Type="http://schemas.openxmlformats.org/officeDocument/2006/relationships/oleObject" Target="embeddings/oleObject78.bin"/><Relationship Id="rId168" Type="http://schemas.openxmlformats.org/officeDocument/2006/relationships/oleObject" Target="embeddings/oleObject98.bin"/><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oleObject" Target="embeddings/oleObject45.bin"/><Relationship Id="rId98" Type="http://schemas.openxmlformats.org/officeDocument/2006/relationships/image" Target="media/image44.wmf"/><Relationship Id="rId121" Type="http://schemas.openxmlformats.org/officeDocument/2006/relationships/image" Target="media/image55.wmf"/><Relationship Id="rId142" Type="http://schemas.openxmlformats.org/officeDocument/2006/relationships/oleObject" Target="embeddings/oleObject74.bin"/><Relationship Id="rId163" Type="http://schemas.openxmlformats.org/officeDocument/2006/relationships/oleObject" Target="embeddings/oleObject93.bin"/><Relationship Id="rId184" Type="http://schemas.openxmlformats.org/officeDocument/2006/relationships/oleObject" Target="embeddings/oleObject113.bin"/><Relationship Id="rId189" Type="http://schemas.openxmlformats.org/officeDocument/2006/relationships/oleObject" Target="embeddings/oleObject118.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image" Target="media/image29.wmf"/><Relationship Id="rId116" Type="http://schemas.openxmlformats.org/officeDocument/2006/relationships/oleObject" Target="embeddings/oleObject57.bin"/><Relationship Id="rId137" Type="http://schemas.openxmlformats.org/officeDocument/2006/relationships/oleObject" Target="embeddings/oleObject69.bin"/><Relationship Id="rId158" Type="http://schemas.openxmlformats.org/officeDocument/2006/relationships/oleObject" Target="embeddings/oleObject89.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9.bin"/><Relationship Id="rId83" Type="http://schemas.openxmlformats.org/officeDocument/2006/relationships/image" Target="media/image37.wmf"/><Relationship Id="rId88" Type="http://schemas.openxmlformats.org/officeDocument/2006/relationships/oleObject" Target="embeddings/oleObject42.bin"/><Relationship Id="rId111" Type="http://schemas.openxmlformats.org/officeDocument/2006/relationships/oleObject" Target="embeddings/oleObject54.bin"/><Relationship Id="rId132" Type="http://schemas.openxmlformats.org/officeDocument/2006/relationships/oleObject" Target="embeddings/oleObject66.bin"/><Relationship Id="rId153" Type="http://schemas.openxmlformats.org/officeDocument/2006/relationships/oleObject" Target="embeddings/oleObject84.bin"/><Relationship Id="rId174" Type="http://schemas.openxmlformats.org/officeDocument/2006/relationships/oleObject" Target="embeddings/oleObject104.bin"/><Relationship Id="rId179" Type="http://schemas.openxmlformats.org/officeDocument/2006/relationships/image" Target="media/image64.wmf"/><Relationship Id="rId195" Type="http://schemas.openxmlformats.org/officeDocument/2006/relationships/footer" Target="footer1.xml"/><Relationship Id="rId190" Type="http://schemas.openxmlformats.org/officeDocument/2006/relationships/oleObject" Target="embeddings/oleObject119.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6.bin"/><Relationship Id="rId106" Type="http://schemas.openxmlformats.org/officeDocument/2006/relationships/image" Target="media/image48.wmf"/><Relationship Id="rId127" Type="http://schemas.openxmlformats.org/officeDocument/2006/relationships/image" Target="media/image58.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2.wmf"/><Relationship Id="rId78" Type="http://schemas.openxmlformats.org/officeDocument/2006/relationships/oleObject" Target="embeddings/oleObject37.bin"/><Relationship Id="rId94" Type="http://schemas.openxmlformats.org/officeDocument/2006/relationships/image" Target="media/image42.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oleObject" Target="embeddings/oleObject60.bin"/><Relationship Id="rId143" Type="http://schemas.openxmlformats.org/officeDocument/2006/relationships/oleObject" Target="embeddings/oleObject75.bin"/><Relationship Id="rId148" Type="http://schemas.openxmlformats.org/officeDocument/2006/relationships/oleObject" Target="embeddings/oleObject79.bin"/><Relationship Id="rId164" Type="http://schemas.openxmlformats.org/officeDocument/2006/relationships/oleObject" Target="embeddings/oleObject94.bin"/><Relationship Id="rId169" Type="http://schemas.openxmlformats.org/officeDocument/2006/relationships/oleObject" Target="embeddings/oleObject99.bin"/><Relationship Id="rId185" Type="http://schemas.openxmlformats.org/officeDocument/2006/relationships/oleObject" Target="embeddings/oleObject114.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109.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oleObject" Target="embeddings/oleObject32.bin"/><Relationship Id="rId89" Type="http://schemas.openxmlformats.org/officeDocument/2006/relationships/oleObject" Target="embeddings/oleObject43.bin"/><Relationship Id="rId112" Type="http://schemas.openxmlformats.org/officeDocument/2006/relationships/image" Target="media/image51.wmf"/><Relationship Id="rId133" Type="http://schemas.openxmlformats.org/officeDocument/2006/relationships/image" Target="media/image60.wmf"/><Relationship Id="rId154" Type="http://schemas.openxmlformats.org/officeDocument/2006/relationships/oleObject" Target="embeddings/oleObject85.bin"/><Relationship Id="rId175" Type="http://schemas.openxmlformats.org/officeDocument/2006/relationships/oleObject" Target="embeddings/oleObject105.bin"/></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B6BF2C-791D-4511-A2B1-C6FB5AA1C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sms.dot</Template>
  <TotalTime>4</TotalTime>
  <Pages>7</Pages>
  <Words>3898</Words>
  <Characters>3719</Characters>
  <Application>Microsoft Office Word</Application>
  <DocSecurity>0</DocSecurity>
  <Lines>154</Lines>
  <Paragraphs>143</Paragraphs>
  <ScaleCrop>false</ScaleCrop>
  <HeadingPairs>
    <vt:vector size="2" baseType="variant">
      <vt:variant>
        <vt:lpstr>题目</vt:lpstr>
      </vt:variant>
      <vt:variant>
        <vt:i4>1</vt:i4>
      </vt:variant>
    </vt:vector>
  </HeadingPairs>
  <TitlesOfParts>
    <vt:vector size="1" baseType="lpstr">
      <vt:lpstr>10003     2002</vt:lpstr>
    </vt:vector>
  </TitlesOfParts>
  <Company>sipo</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QW</cp:lastModifiedBy>
  <cp:revision>3</cp:revision>
  <cp:lastPrinted>2020-05-18T09:23:00Z</cp:lastPrinted>
  <dcterms:created xsi:type="dcterms:W3CDTF">2024-04-28T13:28:00Z</dcterms:created>
  <dcterms:modified xsi:type="dcterms:W3CDTF">2024-04-28T13:32:00Z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