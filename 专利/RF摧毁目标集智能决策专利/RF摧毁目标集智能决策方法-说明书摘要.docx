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r>
        <w:rPr>
          <w:rFonts w:ascii="宋体" w:hAnsi="宋体" w:eastAsia="宋体"/>
          <w:sz w:val="26"/>
        </w:rPr>
        <w:t>本发明公开了一种基于随机森林的无人机集群摧毁目标集智能决策方法，属于无人机集群智能决策技术领域。首先构建包含目标位置、目标类型、战略价值、防御能力和威胁程度的战场目标态势数据集；然后进行数据清洗、目标类型编码、数值归一化和防御影响修正，得到修正防御能力、修正重要程度和目标综合评分；再将score、normalized_distance、angle、adjusted_defense和adjusted_significance等特征输入随机森林分类模型，输出目标属于摧毁目标集的概率或标签；最后根据概率阈值或多数投票结果形成摧毁目标集，并将其提供给后续目标分群、资源分配和打击次序规划模块。本发明能够处理多维非线性目标属性关系，提高摧毁目标集构建的稳定性、鲁棒性和可解释性，并支持混淆矩阵、特征重要性及目标分布可视化评估。</w:t>
      </w:r>
    </w:p>
    <w:sectPr w:rsidR="005B0D29" w:rsidRPr="00A008D4" w:rsidSect="00ED279F">
      <w:headerReference w:type="default" r:id="rId7"/>
      <w:footerReference w:type="default" r:id="rId8"/>
      <w:pgSz w:w="11906" w:h="16838" w:code="9"/>
      <w:pgMar w:top="1361" w:right="851" w:bottom="851" w:left="1418" w:header="794" w:footer="113" w:gutter="0"/>
      <w:lnNumType w:countBy="5"/>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F43B5E" w14:textId="77777777" w:rsidR="00782DBC" w:rsidRDefault="00782DBC">
      <w:r>
        <w:separator/>
      </w:r>
    </w:p>
  </w:endnote>
  <w:endnote w:type="continuationSeparator" w:id="0">
    <w:p w14:paraId="2165A883" w14:textId="77777777" w:rsidR="00782DBC" w:rsidRDefault="00782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BC7D5" w14:textId="77777777" w:rsidR="001B6718" w:rsidRDefault="001B6718" w:rsidP="001B6718">
    <w:pPr>
      <w:pStyle w:val="a3"/>
      <w:numPr>
        <w:ins w:id="2" w:author="推荐书" w:date="2010-03-10T11:29:00Z"/>
      </w:numPr>
      <w:spacing w:line="200" w:lineRule="exact"/>
      <w:jc w:val="both"/>
      <w:rPr>
        <w:ins w:id="3" w:author="推荐书" w:date="2010-03-10T11:29:00Z"/>
        <w:rFonts w:ascii="黑体" w:eastAsia="黑体"/>
      </w:rPr>
    </w:pPr>
    <w:ins w:id="4" w:author="推荐书" w:date="2010-03-10T11:29:00Z">
      <w:r>
        <w:rPr>
          <w:rFonts w:ascii="黑体" w:eastAsia="黑体"/>
        </w:rPr>
        <w:t>10</w:t>
      </w:r>
      <w:r>
        <w:rPr>
          <w:rFonts w:ascii="黑体" w:eastAsia="黑体" w:hint="eastAsia"/>
        </w:rPr>
        <w:t>0</w:t>
      </w:r>
      <w:r>
        <w:rPr>
          <w:rFonts w:ascii="黑体" w:eastAsia="黑体"/>
        </w:rPr>
        <w:t>00</w:t>
      </w:r>
      <w:r>
        <w:rPr>
          <w:rFonts w:ascii="黑体" w:eastAsia="黑体" w:hint="eastAsia"/>
        </w:rPr>
        <w:t>4</w:t>
      </w:r>
    </w:ins>
  </w:p>
  <w:p w14:paraId="710DFC36" w14:textId="77777777" w:rsidR="001B6718" w:rsidRDefault="006876D3" w:rsidP="001B6718">
    <w:pPr>
      <w:pStyle w:val="a3"/>
      <w:numPr>
        <w:ins w:id="5" w:author="推荐书" w:date="2010-03-10T11:29:00Z"/>
      </w:numPr>
      <w:spacing w:line="200" w:lineRule="exact"/>
      <w:jc w:val="both"/>
      <w:rPr>
        <w:ins w:id="6" w:author="推荐书" w:date="2010-03-10T11:29:00Z"/>
        <w:rFonts w:ascii="黑体" w:eastAsia="黑体"/>
      </w:rPr>
    </w:pPr>
    <w:ins w:id="7" w:author="推荐书" w:date="2010-03-10T11:29:00Z">
      <w:r>
        <w:rPr>
          <w:rFonts w:ascii="黑体" w:eastAsia="黑体"/>
          <w:noProof/>
        </w:rPr>
        <mc:AlternateContent>
          <mc:Choice Requires="wps">
            <w:drawing>
              <wp:anchor distT="0" distB="0" distL="114300" distR="114300" simplePos="0" relativeHeight="251658240" behindDoc="0" locked="0" layoutInCell="0" allowOverlap="1" wp14:anchorId="58748BD8" wp14:editId="0A25B271">
                <wp:simplePos x="0" y="0"/>
                <wp:positionH relativeFrom="column">
                  <wp:posOffset>1905</wp:posOffset>
                </wp:positionH>
                <wp:positionV relativeFrom="paragraph">
                  <wp:posOffset>-156845</wp:posOffset>
                </wp:positionV>
                <wp:extent cx="6120130" cy="0"/>
                <wp:effectExtent l="0" t="0" r="0" b="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3194E208" id="Line 12"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" o:allowincell="f" strokeweight="1pt"/>
            </w:pict>
          </mc:Fallback>
        </mc:AlternateContent>
      </w:r>
      <w:r w:rsidR="001B6718">
        <w:rPr>
          <w:rFonts w:ascii="黑体" w:eastAsia="黑体" w:hint="eastAsia"/>
        </w:rPr>
        <w:t>2010.2</w:t>
      </w:r>
    </w:ins>
  </w:p>
  <w:p w14:paraId="4091888C" w14:textId="77777777" w:rsidR="001B6718" w:rsidRDefault="001B671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44A757" w14:textId="77777777" w:rsidR="00782DBC" w:rsidRDefault="00782DBC">
      <w:r>
        <w:separator/>
      </w:r>
    </w:p>
  </w:footnote>
  <w:footnote w:type="continuationSeparator" w:id="0">
    <w:p w14:paraId="65DAF41F" w14:textId="77777777" w:rsidR="00782DBC" w:rsidRDefault="00782D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225161" w14:textId="77777777" w:rsidR="001B6718" w:rsidRDefault="006876D3" w:rsidP="001B6718">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7216" behindDoc="0" locked="0" layoutInCell="0" allowOverlap="1" wp14:anchorId="7CDBDEC8" wp14:editId="19FEA109">
              <wp:simplePos x="0" y="0"/>
              <wp:positionH relativeFrom="column">
                <wp:posOffset>0</wp:posOffset>
              </wp:positionH>
              <wp:positionV relativeFrom="paragraph">
                <wp:posOffset>360045</wp:posOffset>
              </wp:positionV>
              <wp:extent cx="6120130" cy="0"/>
              <wp:effectExtent l="0" t="0" r="0" b="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3D83EF83" id="Line 11"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" o:allowincell="f" strokeweight="1pt"/>
          </w:pict>
        </mc:Fallback>
      </mc:AlternateContent>
    </w:r>
    <w:r w:rsidR="001B6718">
      <w:rPr>
        <w:rFonts w:eastAsia="黑体" w:hint="eastAsia"/>
        <w:spacing w:val="90"/>
        <w:sz w:val="28"/>
      </w:rPr>
      <w:t>说明书摘要</w:t>
    </w:r>
  </w:p>
  <w:p w14:paraId="5998D612" w14:textId="77777777" w:rsidR="007D040A" w:rsidRDefault="007D040A">
    <w:pPr>
      <w:jc w:val="center"/>
      <w:outlineLvl w:val="0"/>
      <w:rPr>
        <w:rFonts w:ascii="黑体" w:eastAsia="黑体"/>
        <w:b/>
        <w:spacing w:val="90"/>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B7CFF"/>
    <w:multiLevelType w:val="hybridMultilevel"/>
    <w:tmpl w:val="E29061A4"/>
    <w:lvl w:ilvl="0" w:tplc="1EF033F0">
      <w:start w:val="1"/>
      <w:numFmt w:val="decimal"/>
      <w:lvlText w:val="%1．"/>
      <w:lvlJc w:val="left"/>
      <w:pPr>
        <w:tabs>
          <w:tab w:val="num" w:pos="360"/>
        </w:tabs>
        <w:ind w:left="360" w:hanging="360"/>
      </w:pPr>
      <w:rPr>
        <w:rFonts w:hint="eastAsia"/>
      </w:rPr>
    </w:lvl>
    <w:lvl w:ilvl="1" w:tplc="EC424C8C" w:tentative="1">
      <w:start w:val="1"/>
      <w:numFmt w:val="lowerLetter"/>
      <w:lvlText w:val="%2)"/>
      <w:lvlJc w:val="left"/>
      <w:pPr>
        <w:tabs>
          <w:tab w:val="num" w:pos="840"/>
        </w:tabs>
        <w:ind w:left="840" w:hanging="420"/>
      </w:pPr>
    </w:lvl>
    <w:lvl w:ilvl="2" w:tplc="2684F0E4" w:tentative="1">
      <w:start w:val="1"/>
      <w:numFmt w:val="lowerRoman"/>
      <w:lvlText w:val="%3."/>
      <w:lvlJc w:val="right"/>
      <w:pPr>
        <w:tabs>
          <w:tab w:val="num" w:pos="1260"/>
        </w:tabs>
        <w:ind w:left="1260" w:hanging="420"/>
      </w:pPr>
    </w:lvl>
    <w:lvl w:ilvl="3" w:tplc="1356127A" w:tentative="1">
      <w:start w:val="1"/>
      <w:numFmt w:val="decimal"/>
      <w:lvlText w:val="%4."/>
      <w:lvlJc w:val="left"/>
      <w:pPr>
        <w:tabs>
          <w:tab w:val="num" w:pos="1680"/>
        </w:tabs>
        <w:ind w:left="1680" w:hanging="420"/>
      </w:pPr>
    </w:lvl>
    <w:lvl w:ilvl="4" w:tplc="39A01C86" w:tentative="1">
      <w:start w:val="1"/>
      <w:numFmt w:val="lowerLetter"/>
      <w:lvlText w:val="%5)"/>
      <w:lvlJc w:val="left"/>
      <w:pPr>
        <w:tabs>
          <w:tab w:val="num" w:pos="2100"/>
        </w:tabs>
        <w:ind w:left="2100" w:hanging="420"/>
      </w:pPr>
    </w:lvl>
    <w:lvl w:ilvl="5" w:tplc="BDC4AB52" w:tentative="1">
      <w:start w:val="1"/>
      <w:numFmt w:val="lowerRoman"/>
      <w:lvlText w:val="%6."/>
      <w:lvlJc w:val="right"/>
      <w:pPr>
        <w:tabs>
          <w:tab w:val="num" w:pos="2520"/>
        </w:tabs>
        <w:ind w:left="2520" w:hanging="420"/>
      </w:pPr>
    </w:lvl>
    <w:lvl w:ilvl="6" w:tplc="09AEAEAC" w:tentative="1">
      <w:start w:val="1"/>
      <w:numFmt w:val="decimal"/>
      <w:lvlText w:val="%7."/>
      <w:lvlJc w:val="left"/>
      <w:pPr>
        <w:tabs>
          <w:tab w:val="num" w:pos="2940"/>
        </w:tabs>
        <w:ind w:left="2940" w:hanging="420"/>
      </w:pPr>
    </w:lvl>
    <w:lvl w:ilvl="7" w:tplc="AF9ED4AA" w:tentative="1">
      <w:start w:val="1"/>
      <w:numFmt w:val="lowerLetter"/>
      <w:lvlText w:val="%8)"/>
      <w:lvlJc w:val="left"/>
      <w:pPr>
        <w:tabs>
          <w:tab w:val="num" w:pos="3360"/>
        </w:tabs>
        <w:ind w:left="3360" w:hanging="420"/>
      </w:pPr>
    </w:lvl>
    <w:lvl w:ilvl="8" w:tplc="3D38DE64" w:tentative="1">
      <w:start w:val="1"/>
      <w:numFmt w:val="lowerRoman"/>
      <w:lvlText w:val="%9."/>
      <w:lvlJc w:val="right"/>
      <w:pPr>
        <w:tabs>
          <w:tab w:val="num" w:pos="3780"/>
        </w:tabs>
        <w:ind w:left="3780" w:hanging="420"/>
      </w:pPr>
    </w:lvl>
  </w:abstractNum>
  <w:abstractNum w:abstractNumId="1" w15:restartNumberingAfterBreak="0">
    <w:nsid w:val="26136176"/>
    <w:multiLevelType w:val="hybridMultilevel"/>
    <w:tmpl w:val="9410C5D4"/>
    <w:lvl w:ilvl="0" w:tplc="386CF3E0">
      <w:start w:val="1"/>
      <w:numFmt w:val="decimal"/>
      <w:lvlText w:val="%1．"/>
      <w:lvlJc w:val="left"/>
      <w:pPr>
        <w:tabs>
          <w:tab w:val="num" w:pos="360"/>
        </w:tabs>
        <w:ind w:left="360" w:hanging="360"/>
      </w:pPr>
      <w:rPr>
        <w:rFonts w:hint="eastAsia"/>
      </w:rPr>
    </w:lvl>
    <w:lvl w:ilvl="1" w:tplc="8422A5A0" w:tentative="1">
      <w:start w:val="1"/>
      <w:numFmt w:val="lowerLetter"/>
      <w:lvlText w:val="%2)"/>
      <w:lvlJc w:val="left"/>
      <w:pPr>
        <w:tabs>
          <w:tab w:val="num" w:pos="840"/>
        </w:tabs>
        <w:ind w:left="840" w:hanging="420"/>
      </w:pPr>
    </w:lvl>
    <w:lvl w:ilvl="2" w:tplc="6F466BFE" w:tentative="1">
      <w:start w:val="1"/>
      <w:numFmt w:val="lowerRoman"/>
      <w:lvlText w:val="%3."/>
      <w:lvlJc w:val="right"/>
      <w:pPr>
        <w:tabs>
          <w:tab w:val="num" w:pos="1260"/>
        </w:tabs>
        <w:ind w:left="1260" w:hanging="420"/>
      </w:pPr>
    </w:lvl>
    <w:lvl w:ilvl="3" w:tplc="4CAAAA0C" w:tentative="1">
      <w:start w:val="1"/>
      <w:numFmt w:val="decimal"/>
      <w:lvlText w:val="%4."/>
      <w:lvlJc w:val="left"/>
      <w:pPr>
        <w:tabs>
          <w:tab w:val="num" w:pos="1680"/>
        </w:tabs>
        <w:ind w:left="1680" w:hanging="420"/>
      </w:pPr>
    </w:lvl>
    <w:lvl w:ilvl="4" w:tplc="17F8FF10" w:tentative="1">
      <w:start w:val="1"/>
      <w:numFmt w:val="lowerLetter"/>
      <w:lvlText w:val="%5)"/>
      <w:lvlJc w:val="left"/>
      <w:pPr>
        <w:tabs>
          <w:tab w:val="num" w:pos="2100"/>
        </w:tabs>
        <w:ind w:left="2100" w:hanging="420"/>
      </w:pPr>
    </w:lvl>
    <w:lvl w:ilvl="5" w:tplc="A26C97CA" w:tentative="1">
      <w:start w:val="1"/>
      <w:numFmt w:val="lowerRoman"/>
      <w:lvlText w:val="%6."/>
      <w:lvlJc w:val="right"/>
      <w:pPr>
        <w:tabs>
          <w:tab w:val="num" w:pos="2520"/>
        </w:tabs>
        <w:ind w:left="2520" w:hanging="420"/>
      </w:pPr>
    </w:lvl>
    <w:lvl w:ilvl="6" w:tplc="8FB0CAC8" w:tentative="1">
      <w:start w:val="1"/>
      <w:numFmt w:val="decimal"/>
      <w:lvlText w:val="%7."/>
      <w:lvlJc w:val="left"/>
      <w:pPr>
        <w:tabs>
          <w:tab w:val="num" w:pos="2940"/>
        </w:tabs>
        <w:ind w:left="2940" w:hanging="420"/>
      </w:pPr>
    </w:lvl>
    <w:lvl w:ilvl="7" w:tplc="F246F72C" w:tentative="1">
      <w:start w:val="1"/>
      <w:numFmt w:val="lowerLetter"/>
      <w:lvlText w:val="%8)"/>
      <w:lvlJc w:val="left"/>
      <w:pPr>
        <w:tabs>
          <w:tab w:val="num" w:pos="3360"/>
        </w:tabs>
        <w:ind w:left="3360" w:hanging="420"/>
      </w:pPr>
    </w:lvl>
    <w:lvl w:ilvl="8" w:tplc="F07AF89A" w:tentative="1">
      <w:start w:val="1"/>
      <w:numFmt w:val="lowerRoman"/>
      <w:lvlText w:val="%9."/>
      <w:lvlJc w:val="right"/>
      <w:pPr>
        <w:tabs>
          <w:tab w:val="num"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11673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62B"/>
    <w:rsid w:val="00010A83"/>
    <w:rsid w:val="00013EA7"/>
    <w:rsid w:val="00016669"/>
    <w:rsid w:val="00017F35"/>
    <w:rsid w:val="00021158"/>
    <w:rsid w:val="00054D3F"/>
    <w:rsid w:val="00061F4B"/>
    <w:rsid w:val="000927E7"/>
    <w:rsid w:val="000A7490"/>
    <w:rsid w:val="000D304A"/>
    <w:rsid w:val="00102002"/>
    <w:rsid w:val="0010577D"/>
    <w:rsid w:val="00117D4B"/>
    <w:rsid w:val="00134000"/>
    <w:rsid w:val="00140341"/>
    <w:rsid w:val="00176CF2"/>
    <w:rsid w:val="00181537"/>
    <w:rsid w:val="00184B2B"/>
    <w:rsid w:val="00192ECE"/>
    <w:rsid w:val="001B6718"/>
    <w:rsid w:val="00275EDE"/>
    <w:rsid w:val="002B4E89"/>
    <w:rsid w:val="003019B7"/>
    <w:rsid w:val="00381B0A"/>
    <w:rsid w:val="003A3C35"/>
    <w:rsid w:val="003A7178"/>
    <w:rsid w:val="003C0225"/>
    <w:rsid w:val="003D51CE"/>
    <w:rsid w:val="003F2D3D"/>
    <w:rsid w:val="003F6690"/>
    <w:rsid w:val="00421762"/>
    <w:rsid w:val="00450052"/>
    <w:rsid w:val="00494FF7"/>
    <w:rsid w:val="004F0747"/>
    <w:rsid w:val="00580BEE"/>
    <w:rsid w:val="005A5CD6"/>
    <w:rsid w:val="005B0D29"/>
    <w:rsid w:val="005D75B8"/>
    <w:rsid w:val="005E3B73"/>
    <w:rsid w:val="00652185"/>
    <w:rsid w:val="0068191C"/>
    <w:rsid w:val="006876D3"/>
    <w:rsid w:val="006B388D"/>
    <w:rsid w:val="006E2C68"/>
    <w:rsid w:val="007063FA"/>
    <w:rsid w:val="0071178A"/>
    <w:rsid w:val="00741087"/>
    <w:rsid w:val="00774A31"/>
    <w:rsid w:val="0077726D"/>
    <w:rsid w:val="00782DBC"/>
    <w:rsid w:val="0078709A"/>
    <w:rsid w:val="0079465B"/>
    <w:rsid w:val="007B5742"/>
    <w:rsid w:val="007C7A8F"/>
    <w:rsid w:val="007D040A"/>
    <w:rsid w:val="007D062B"/>
    <w:rsid w:val="008261EB"/>
    <w:rsid w:val="008545D1"/>
    <w:rsid w:val="00864682"/>
    <w:rsid w:val="00871C5C"/>
    <w:rsid w:val="00873F2E"/>
    <w:rsid w:val="00901FF3"/>
    <w:rsid w:val="00923909"/>
    <w:rsid w:val="0092493C"/>
    <w:rsid w:val="00977759"/>
    <w:rsid w:val="00992D6D"/>
    <w:rsid w:val="009A1A57"/>
    <w:rsid w:val="009A5DFA"/>
    <w:rsid w:val="009F7177"/>
    <w:rsid w:val="00A008D4"/>
    <w:rsid w:val="00A13261"/>
    <w:rsid w:val="00A23DDC"/>
    <w:rsid w:val="00A45FB4"/>
    <w:rsid w:val="00AB02AB"/>
    <w:rsid w:val="00AE15B3"/>
    <w:rsid w:val="00B07B76"/>
    <w:rsid w:val="00B3295C"/>
    <w:rsid w:val="00B36706"/>
    <w:rsid w:val="00BB29F1"/>
    <w:rsid w:val="00BC7CF0"/>
    <w:rsid w:val="00BD5F3C"/>
    <w:rsid w:val="00C43DE7"/>
    <w:rsid w:val="00C47BF4"/>
    <w:rsid w:val="00C77102"/>
    <w:rsid w:val="00C807A4"/>
    <w:rsid w:val="00CC1E4A"/>
    <w:rsid w:val="00CC2EA3"/>
    <w:rsid w:val="00CF4A4B"/>
    <w:rsid w:val="00D05834"/>
    <w:rsid w:val="00D136F0"/>
    <w:rsid w:val="00D56CA6"/>
    <w:rsid w:val="00D666E3"/>
    <w:rsid w:val="00D909CF"/>
    <w:rsid w:val="00D94D7A"/>
    <w:rsid w:val="00D95D62"/>
    <w:rsid w:val="00DB6732"/>
    <w:rsid w:val="00DE14AF"/>
    <w:rsid w:val="00DE7C56"/>
    <w:rsid w:val="00E30892"/>
    <w:rsid w:val="00E379CF"/>
    <w:rsid w:val="00E54C09"/>
    <w:rsid w:val="00EA3C3D"/>
    <w:rsid w:val="00ED279F"/>
    <w:rsid w:val="00EF0CE1"/>
    <w:rsid w:val="00F077A6"/>
    <w:rsid w:val="00F205C3"/>
    <w:rsid w:val="00F65522"/>
    <w:rsid w:val="00F75CE8"/>
    <w:rsid w:val="00F7632C"/>
    <w:rsid w:val="00FC6E60"/>
    <w:rsid w:val="00FE44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6737"/>
    <o:shapelayout v:ext="edit">
      <o:idmap v:ext="edit" data="1"/>
    </o:shapelayout>
  </w:shapeDefaults>
  <w:decimalSymbol w:val="."/>
  <w:listSeparator w:val=","/>
  <w14:docId w14:val="74D6EA01"/>
  <w15:docId w15:val="{77900832-52EC-4663-9CCC-4D39EFB0E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Balloon Text"/>
    <w:basedOn w:val="a"/>
    <w:semiHidden/>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Body Text"/>
    <w:basedOn w:val="a"/>
    <w:rPr>
      <w:sz w:val="28"/>
    </w:rPr>
  </w:style>
  <w:style w:type="character" w:styleId="a7">
    <w:name w:val="line number"/>
    <w:basedOn w:val="a0"/>
    <w:rsid w:val="00ED279F"/>
  </w:style>
  <w:style w:type="paragraph" w:styleId="a8">
    <w:name w:val="Revision"/>
    <w:hidden/>
    <w:uiPriority w:val="99"/>
    <w:semiHidden/>
    <w:rsid w:val="003F2D3D"/>
    <w:rPr>
      <w:kern w:val="2"/>
      <w:sz w:val="21"/>
    </w:rPr>
  </w:style>
  <w:style w:type="paragraph" w:styleId="a9">
    <w:name w:val="Normal (Web)"/>
    <w:basedOn w:val="a"/>
    <w:uiPriority w:val="99"/>
    <w:unhideWhenUsed/>
    <w:qFormat/>
    <w:rsid w:val="00F65522"/>
    <w:pPr>
      <w:widowControl/>
      <w:spacing w:before="100" w:beforeAutospacing="1" w:after="100" w:afterAutospacing="1"/>
      <w:jc w:val="left"/>
    </w:pPr>
    <w:rPr>
      <w:rFonts w:ascii="宋体" w:hAnsi="宋体" w:cs="宋体"/>
      <w:kern w:val="0"/>
      <w:sz w:val="24"/>
      <w:szCs w:val="24"/>
    </w:rPr>
  </w:style>
  <w:style w:type="character" w:customStyle="1" w:styleId="Char">
    <w:name w:val="论文_正文 Char"/>
    <w:link w:val="aa"/>
    <w:qFormat/>
    <w:locked/>
    <w:rsid w:val="003C0225"/>
    <w:rPr>
      <w:rFonts w:ascii="Arial" w:hAnsi="Arial" w:cstheme="minorBidi"/>
      <w:kern w:val="2"/>
      <w:sz w:val="24"/>
      <w:szCs w:val="24"/>
    </w:rPr>
  </w:style>
  <w:style w:type="paragraph" w:customStyle="1" w:styleId="aa">
    <w:name w:val="论文_正文"/>
    <w:basedOn w:val="a"/>
    <w:link w:val="Char"/>
    <w:qFormat/>
    <w:rsid w:val="003C0225"/>
    <w:pPr>
      <w:spacing w:line="400" w:lineRule="exact"/>
      <w:ind w:firstLineChars="200" w:firstLine="640"/>
    </w:pPr>
    <w:rPr>
      <w:rFonts w:ascii="Arial" w:hAnsi="Arial" w:cstheme="minorBidi"/>
      <w:sz w:val="24"/>
      <w:szCs w:val="24"/>
    </w:rPr>
  </w:style>
  <w:style w:type="paragraph" w:styleId="ab">
    <w:name w:val="Body Text Indent"/>
    <w:basedOn w:val="a"/>
    <w:link w:val="ac"/>
    <w:unhideWhenUsed/>
    <w:rsid w:val="00F205C3"/>
    <w:pPr>
      <w:spacing w:after="120"/>
      <w:ind w:leftChars="200" w:left="420"/>
    </w:pPr>
  </w:style>
  <w:style w:type="character" w:customStyle="1" w:styleId="ac">
    <w:name w:val="正文文本缩进 字符"/>
    <w:basedOn w:val="a0"/>
    <w:link w:val="ab"/>
    <w:rsid w:val="00F205C3"/>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436850">
      <w:bodyDiv w:val="1"/>
      <w:marLeft w:val="0"/>
      <w:marRight w:val="0"/>
      <w:marTop w:val="0"/>
      <w:marBottom w:val="0"/>
      <w:divBdr>
        <w:top w:val="none" w:sz="0" w:space="0" w:color="auto"/>
        <w:left w:val="none" w:sz="0" w:space="0" w:color="auto"/>
        <w:bottom w:val="none" w:sz="0" w:space="0" w:color="auto"/>
        <w:right w:val="none" w:sz="0" w:space="0" w:color="auto"/>
      </w:divBdr>
    </w:div>
    <w:div w:id="225071093">
      <w:bodyDiv w:val="1"/>
      <w:marLeft w:val="0"/>
      <w:marRight w:val="0"/>
      <w:marTop w:val="0"/>
      <w:marBottom w:val="0"/>
      <w:divBdr>
        <w:top w:val="none" w:sz="0" w:space="0" w:color="auto"/>
        <w:left w:val="none" w:sz="0" w:space="0" w:color="auto"/>
        <w:bottom w:val="none" w:sz="0" w:space="0" w:color="auto"/>
        <w:right w:val="none" w:sz="0" w:space="0" w:color="auto"/>
      </w:divBdr>
    </w:div>
    <w:div w:id="232593896">
      <w:bodyDiv w:val="1"/>
      <w:marLeft w:val="0"/>
      <w:marRight w:val="0"/>
      <w:marTop w:val="0"/>
      <w:marBottom w:val="0"/>
      <w:divBdr>
        <w:top w:val="none" w:sz="0" w:space="0" w:color="auto"/>
        <w:left w:val="none" w:sz="0" w:space="0" w:color="auto"/>
        <w:bottom w:val="none" w:sz="0" w:space="0" w:color="auto"/>
        <w:right w:val="none" w:sz="0" w:space="0" w:color="auto"/>
      </w:divBdr>
    </w:div>
    <w:div w:id="443962105">
      <w:bodyDiv w:val="1"/>
      <w:marLeft w:val="0"/>
      <w:marRight w:val="0"/>
      <w:marTop w:val="0"/>
      <w:marBottom w:val="0"/>
      <w:divBdr>
        <w:top w:val="none" w:sz="0" w:space="0" w:color="auto"/>
        <w:left w:val="none" w:sz="0" w:space="0" w:color="auto"/>
        <w:bottom w:val="none" w:sz="0" w:space="0" w:color="auto"/>
        <w:right w:val="none" w:sz="0" w:space="0" w:color="auto"/>
      </w:divBdr>
    </w:div>
    <w:div w:id="637223216">
      <w:bodyDiv w:val="1"/>
      <w:marLeft w:val="0"/>
      <w:marRight w:val="0"/>
      <w:marTop w:val="0"/>
      <w:marBottom w:val="0"/>
      <w:divBdr>
        <w:top w:val="none" w:sz="0" w:space="0" w:color="auto"/>
        <w:left w:val="none" w:sz="0" w:space="0" w:color="auto"/>
        <w:bottom w:val="none" w:sz="0" w:space="0" w:color="auto"/>
        <w:right w:val="none" w:sz="0" w:space="0" w:color="auto"/>
      </w:divBdr>
    </w:div>
    <w:div w:id="789013795">
      <w:bodyDiv w:val="1"/>
      <w:marLeft w:val="0"/>
      <w:marRight w:val="0"/>
      <w:marTop w:val="0"/>
      <w:marBottom w:val="0"/>
      <w:divBdr>
        <w:top w:val="none" w:sz="0" w:space="0" w:color="auto"/>
        <w:left w:val="none" w:sz="0" w:space="0" w:color="auto"/>
        <w:bottom w:val="none" w:sz="0" w:space="0" w:color="auto"/>
        <w:right w:val="none" w:sz="0" w:space="0" w:color="auto"/>
      </w:divBdr>
    </w:div>
    <w:div w:id="957372089">
      <w:bodyDiv w:val="1"/>
      <w:marLeft w:val="0"/>
      <w:marRight w:val="0"/>
      <w:marTop w:val="0"/>
      <w:marBottom w:val="0"/>
      <w:divBdr>
        <w:top w:val="none" w:sz="0" w:space="0" w:color="auto"/>
        <w:left w:val="none" w:sz="0" w:space="0" w:color="auto"/>
        <w:bottom w:val="none" w:sz="0" w:space="0" w:color="auto"/>
        <w:right w:val="none" w:sz="0" w:space="0" w:color="auto"/>
      </w:divBdr>
    </w:div>
    <w:div w:id="1030422757">
      <w:bodyDiv w:val="1"/>
      <w:marLeft w:val="0"/>
      <w:marRight w:val="0"/>
      <w:marTop w:val="0"/>
      <w:marBottom w:val="0"/>
      <w:divBdr>
        <w:top w:val="none" w:sz="0" w:space="0" w:color="auto"/>
        <w:left w:val="none" w:sz="0" w:space="0" w:color="auto"/>
        <w:bottom w:val="none" w:sz="0" w:space="0" w:color="auto"/>
        <w:right w:val="none" w:sz="0" w:space="0" w:color="auto"/>
      </w:divBdr>
    </w:div>
    <w:div w:id="1082290275">
      <w:bodyDiv w:val="1"/>
      <w:marLeft w:val="0"/>
      <w:marRight w:val="0"/>
      <w:marTop w:val="0"/>
      <w:marBottom w:val="0"/>
      <w:divBdr>
        <w:top w:val="none" w:sz="0" w:space="0" w:color="auto"/>
        <w:left w:val="none" w:sz="0" w:space="0" w:color="auto"/>
        <w:bottom w:val="none" w:sz="0" w:space="0" w:color="auto"/>
        <w:right w:val="none" w:sz="0" w:space="0" w:color="auto"/>
      </w:divBdr>
    </w:div>
    <w:div w:id="1101410228">
      <w:bodyDiv w:val="1"/>
      <w:marLeft w:val="0"/>
      <w:marRight w:val="0"/>
      <w:marTop w:val="0"/>
      <w:marBottom w:val="0"/>
      <w:divBdr>
        <w:top w:val="none" w:sz="0" w:space="0" w:color="auto"/>
        <w:left w:val="none" w:sz="0" w:space="0" w:color="auto"/>
        <w:bottom w:val="none" w:sz="0" w:space="0" w:color="auto"/>
        <w:right w:val="none" w:sz="0" w:space="0" w:color="auto"/>
      </w:divBdr>
    </w:div>
    <w:div w:id="1133063643">
      <w:bodyDiv w:val="1"/>
      <w:marLeft w:val="0"/>
      <w:marRight w:val="0"/>
      <w:marTop w:val="0"/>
      <w:marBottom w:val="0"/>
      <w:divBdr>
        <w:top w:val="none" w:sz="0" w:space="0" w:color="auto"/>
        <w:left w:val="none" w:sz="0" w:space="0" w:color="auto"/>
        <w:bottom w:val="none" w:sz="0" w:space="0" w:color="auto"/>
        <w:right w:val="none" w:sz="0" w:space="0" w:color="auto"/>
      </w:divBdr>
    </w:div>
    <w:div w:id="1876850157">
      <w:bodyDiv w:val="1"/>
      <w:marLeft w:val="0"/>
      <w:marRight w:val="0"/>
      <w:marTop w:val="0"/>
      <w:marBottom w:val="0"/>
      <w:divBdr>
        <w:top w:val="none" w:sz="0" w:space="0" w:color="auto"/>
        <w:left w:val="none" w:sz="0" w:space="0" w:color="auto"/>
        <w:bottom w:val="none" w:sz="0" w:space="0" w:color="auto"/>
        <w:right w:val="none" w:sz="0" w:space="0" w:color="auto"/>
      </w:divBdr>
    </w:div>
    <w:div w:id="1981764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smszy.dot</Template>
  <TotalTime>0</TotalTime>
  <Pages>1</Pages>
  <Words>238</Words>
  <Characters>9</Characters>
  <Application>Microsoft Office Word</Application>
  <DocSecurity>0</DocSecurity>
  <Lines>1</Lines>
  <Paragraphs>6</Paragraphs>
  <ScaleCrop>false</ScaleCrop>
  <Company>sipo</Company>
  <LinksUpToDate>false</LinksUpToDate>
  <CharactersWithSpaces>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cxf</dc:creator>
  <cp:lastModifiedBy>QW</cp:lastModifiedBy>
  <cp:revision>3</cp:revision>
  <cp:lastPrinted>2022-03-26T10:49:00Z</cp:lastPrinted>
  <dcterms:created xsi:type="dcterms:W3CDTF">2024-04-28T13:17:00Z</dcterms:created>
  <dcterms:modified xsi:type="dcterms:W3CDTF">2024-04-28T13:17:00Z</dcterms:modified>
</cp:coreProperties>
</file>