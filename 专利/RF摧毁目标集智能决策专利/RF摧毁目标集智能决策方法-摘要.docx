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r>
        <w:rPr>
          <w:rFonts w:ascii="宋体" w:hAnsi="宋体" w:eastAsia="宋体"/>
          <w:sz w:val="26"/>
        </w:rPr>
        <w:t>本发明公开了一种基于随机森林的无人机集群摧毁目标集智能决策方法，属于无人机集群智能任务规划与目标决策技术领域。该方法获取开放战场环境下的目标位置、目标类型、防御能力和战略价值等态势数据，计算目标距离、角度、归一化距离和综合评分，并根据防御阵地对高价值目标的影响关系生成修正防御能力和修正战略价值；将目标多维态势特征统一编码为随机森林分类模型输入，通过随机森林输出摧毁目标与非摧毁目标的二分类标签，形成摧毁目标集。该方法支持模型训练、模型加载、阈值判定、fallback规则和可视化评估，并通过混淆矩阵、特征重要性、三维目标分布和分类模型对比图验证决策效果。本发明能够提高摧毁目标集构建的稳定性和鲁棒性，降低单一规则或单棵决策树导致的误选风险，并为后续目标分群、资源分配和打击次序规划提供可靠输入。摘要附图可采用RF摧毁目标集决策整体流程图。</w:t>
      </w:r>
    </w:p>
    <w:sectPr w:rsidR="005B0D29" w:rsidRPr="00A008D4" w:rsidSect="00ED279F">
      <w:headerReference w:type="default" r:id="rId7"/>
      <w:footerReference w:type="default" r:id="rId8"/>
      <w:pgSz w:w="11906" w:h="16838" w:code="9"/>
      <w:pgMar w:top="1361" w:right="851" w:bottom="851" w:left="1418" w:header="794" w:footer="113" w:gutter="0"/>
      <w:lnNumType w:countBy="5"/>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F43B5E" w14:textId="77777777" w:rsidR="00782DBC" w:rsidRDefault="00782DBC">
      <w:r>
        <w:separator/>
      </w:r>
    </w:p>
  </w:endnote>
  <w:endnote w:type="continuationSeparator" w:id="0">
    <w:p w14:paraId="2165A883" w14:textId="77777777" w:rsidR="00782DBC" w:rsidRDefault="00782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5BC7D5" w14:textId="77777777" w:rsidR="001B6718" w:rsidRDefault="001B6718" w:rsidP="001B6718">
    <w:pPr>
      <w:pStyle w:val="a3"/>
      <w:numPr>
        <w:ins w:id="2" w:author="推荐书" w:date="2010-03-10T11:29:00Z"/>
      </w:numPr>
      <w:spacing w:line="200" w:lineRule="exact"/>
      <w:jc w:val="both"/>
      <w:rPr>
        <w:ins w:id="3" w:author="推荐书" w:date="2010-03-10T11:29:00Z"/>
        <w:rFonts w:ascii="黑体" w:eastAsia="黑体"/>
      </w:rPr>
    </w:pPr>
    <w:ins w:id="4" w:author="推荐书" w:date="2010-03-10T11:29:00Z">
      <w:r>
        <w:rPr>
          <w:rFonts w:ascii="黑体" w:eastAsia="黑体"/>
        </w:rPr>
        <w:t>10</w:t>
      </w:r>
      <w:r>
        <w:rPr>
          <w:rFonts w:ascii="黑体" w:eastAsia="黑体" w:hint="eastAsia"/>
        </w:rPr>
        <w:t>0</w:t>
      </w:r>
      <w:r>
        <w:rPr>
          <w:rFonts w:ascii="黑体" w:eastAsia="黑体"/>
        </w:rPr>
        <w:t>00</w:t>
      </w:r>
      <w:r>
        <w:rPr>
          <w:rFonts w:ascii="黑体" w:eastAsia="黑体" w:hint="eastAsia"/>
        </w:rPr>
        <w:t>4</w:t>
      </w:r>
    </w:ins>
  </w:p>
  <w:p w14:paraId="710DFC36" w14:textId="77777777" w:rsidR="001B6718" w:rsidRDefault="006876D3" w:rsidP="001B6718">
    <w:pPr>
      <w:pStyle w:val="a3"/>
      <w:numPr>
        <w:ins w:id="5" w:author="推荐书" w:date="2010-03-10T11:29:00Z"/>
      </w:numPr>
      <w:spacing w:line="200" w:lineRule="exact"/>
      <w:jc w:val="both"/>
      <w:rPr>
        <w:ins w:id="6" w:author="推荐书" w:date="2010-03-10T11:29:00Z"/>
        <w:rFonts w:ascii="黑体" w:eastAsia="黑体"/>
      </w:rPr>
    </w:pPr>
    <w:ins w:id="7" w:author="推荐书" w:date="2010-03-10T11:29:00Z">
      <w:r>
        <w:rPr>
          <w:rFonts w:ascii="黑体" w:eastAsia="黑体"/>
          <w:noProof/>
        </w:rPr>
        <mc:AlternateContent>
          <mc:Choice Requires="wps">
            <w:drawing>
              <wp:anchor distT="0" distB="0" distL="114300" distR="114300" simplePos="0" relativeHeight="251658240" behindDoc="0" locked="0" layoutInCell="0" allowOverlap="1" wp14:anchorId="58748BD8" wp14:editId="0A25B271">
                <wp:simplePos x="0" y="0"/>
                <wp:positionH relativeFrom="column">
                  <wp:posOffset>1905</wp:posOffset>
                </wp:positionH>
                <wp:positionV relativeFrom="paragraph">
                  <wp:posOffset>-156845</wp:posOffset>
                </wp:positionV>
                <wp:extent cx="6120130" cy="0"/>
                <wp:effectExtent l="0" t="0" r="0" b="0"/>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3194E208" id="Line 12"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" o:allowincell="f" strokeweight="1pt"/>
            </w:pict>
          </mc:Fallback>
        </mc:AlternateContent>
      </w:r>
      <w:r w:rsidR="001B6718">
        <w:rPr>
          <w:rFonts w:ascii="黑体" w:eastAsia="黑体" w:hint="eastAsia"/>
        </w:rPr>
        <w:t>2010.2</w:t>
      </w:r>
    </w:ins>
  </w:p>
  <w:p w14:paraId="4091888C" w14:textId="77777777" w:rsidR="001B6718" w:rsidRDefault="001B671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44A757" w14:textId="77777777" w:rsidR="00782DBC" w:rsidRDefault="00782DBC">
      <w:r>
        <w:separator/>
      </w:r>
    </w:p>
  </w:footnote>
  <w:footnote w:type="continuationSeparator" w:id="0">
    <w:p w14:paraId="65DAF41F" w14:textId="77777777" w:rsidR="00782DBC" w:rsidRDefault="00782D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25161" w14:textId="77777777" w:rsidR="001B6718" w:rsidRDefault="006876D3" w:rsidP="001B6718">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7216" behindDoc="0" locked="0" layoutInCell="0" allowOverlap="1" wp14:anchorId="7CDBDEC8" wp14:editId="19FEA109">
              <wp:simplePos x="0" y="0"/>
              <wp:positionH relativeFrom="column">
                <wp:posOffset>0</wp:posOffset>
              </wp:positionH>
              <wp:positionV relativeFrom="paragraph">
                <wp:posOffset>360045</wp:posOffset>
              </wp:positionV>
              <wp:extent cx="6120130" cy="0"/>
              <wp:effectExtent l="0" t="0" r="0" b="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3D83EF83" id="Line 11"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" o:allowincell="f" strokeweight="1pt"/>
          </w:pict>
        </mc:Fallback>
      </mc:AlternateContent>
    </w:r>
    <w:r w:rsidR="001B6718">
      <w:rPr>
        <w:rFonts w:eastAsia="黑体" w:hint="eastAsia"/>
        <w:spacing w:val="90"/>
        <w:sz w:val="28"/>
      </w:rPr>
      <w:t>说明书摘要</w:t>
    </w:r>
  </w:p>
  <w:p w14:paraId="5998D612" w14:textId="77777777" w:rsidR="007D040A" w:rsidRDefault="007D040A">
    <w:pPr>
      <w:jc w:val="center"/>
      <w:outlineLvl w:val="0"/>
      <w:rPr>
        <w:rFonts w:ascii="黑体" w:eastAsia="黑体"/>
        <w:b/>
        <w:spacing w:val="90"/>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B7CFF"/>
    <w:multiLevelType w:val="hybridMultilevel"/>
    <w:tmpl w:val="E29061A4"/>
    <w:lvl w:ilvl="0" w:tplc="1EF033F0">
      <w:start w:val="1"/>
      <w:numFmt w:val="decimal"/>
      <w:lvlText w:val="%1．"/>
      <w:lvlJc w:val="left"/>
      <w:pPr>
        <w:tabs>
          <w:tab w:val="num" w:pos="360"/>
        </w:tabs>
        <w:ind w:left="360" w:hanging="360"/>
      </w:pPr>
      <w:rPr>
        <w:rFonts w:hint="eastAsia"/>
      </w:rPr>
    </w:lvl>
    <w:lvl w:ilvl="1" w:tplc="EC424C8C" w:tentative="1">
      <w:start w:val="1"/>
      <w:numFmt w:val="lowerLetter"/>
      <w:lvlText w:val="%2)"/>
      <w:lvlJc w:val="left"/>
      <w:pPr>
        <w:tabs>
          <w:tab w:val="num" w:pos="840"/>
        </w:tabs>
        <w:ind w:left="840" w:hanging="420"/>
      </w:pPr>
    </w:lvl>
    <w:lvl w:ilvl="2" w:tplc="2684F0E4" w:tentative="1">
      <w:start w:val="1"/>
      <w:numFmt w:val="lowerRoman"/>
      <w:lvlText w:val="%3."/>
      <w:lvlJc w:val="right"/>
      <w:pPr>
        <w:tabs>
          <w:tab w:val="num" w:pos="1260"/>
        </w:tabs>
        <w:ind w:left="1260" w:hanging="420"/>
      </w:pPr>
    </w:lvl>
    <w:lvl w:ilvl="3" w:tplc="1356127A" w:tentative="1">
      <w:start w:val="1"/>
      <w:numFmt w:val="decimal"/>
      <w:lvlText w:val="%4."/>
      <w:lvlJc w:val="left"/>
      <w:pPr>
        <w:tabs>
          <w:tab w:val="num" w:pos="1680"/>
        </w:tabs>
        <w:ind w:left="1680" w:hanging="420"/>
      </w:pPr>
    </w:lvl>
    <w:lvl w:ilvl="4" w:tplc="39A01C86" w:tentative="1">
      <w:start w:val="1"/>
      <w:numFmt w:val="lowerLetter"/>
      <w:lvlText w:val="%5)"/>
      <w:lvlJc w:val="left"/>
      <w:pPr>
        <w:tabs>
          <w:tab w:val="num" w:pos="2100"/>
        </w:tabs>
        <w:ind w:left="2100" w:hanging="420"/>
      </w:pPr>
    </w:lvl>
    <w:lvl w:ilvl="5" w:tplc="BDC4AB52" w:tentative="1">
      <w:start w:val="1"/>
      <w:numFmt w:val="lowerRoman"/>
      <w:lvlText w:val="%6."/>
      <w:lvlJc w:val="right"/>
      <w:pPr>
        <w:tabs>
          <w:tab w:val="num" w:pos="2520"/>
        </w:tabs>
        <w:ind w:left="2520" w:hanging="420"/>
      </w:pPr>
    </w:lvl>
    <w:lvl w:ilvl="6" w:tplc="09AEAEAC" w:tentative="1">
      <w:start w:val="1"/>
      <w:numFmt w:val="decimal"/>
      <w:lvlText w:val="%7."/>
      <w:lvlJc w:val="left"/>
      <w:pPr>
        <w:tabs>
          <w:tab w:val="num" w:pos="2940"/>
        </w:tabs>
        <w:ind w:left="2940" w:hanging="420"/>
      </w:pPr>
    </w:lvl>
    <w:lvl w:ilvl="7" w:tplc="AF9ED4AA" w:tentative="1">
      <w:start w:val="1"/>
      <w:numFmt w:val="lowerLetter"/>
      <w:lvlText w:val="%8)"/>
      <w:lvlJc w:val="left"/>
      <w:pPr>
        <w:tabs>
          <w:tab w:val="num" w:pos="3360"/>
        </w:tabs>
        <w:ind w:left="3360" w:hanging="420"/>
      </w:pPr>
    </w:lvl>
    <w:lvl w:ilvl="8" w:tplc="3D38DE64" w:tentative="1">
      <w:start w:val="1"/>
      <w:numFmt w:val="lowerRoman"/>
      <w:lvlText w:val="%9."/>
      <w:lvlJc w:val="right"/>
      <w:pPr>
        <w:tabs>
          <w:tab w:val="num" w:pos="3780"/>
        </w:tabs>
        <w:ind w:left="3780" w:hanging="420"/>
      </w:pPr>
    </w:lvl>
  </w:abstractNum>
  <w:abstractNum w:abstractNumId="1" w15:restartNumberingAfterBreak="0">
    <w:nsid w:val="26136176"/>
    <w:multiLevelType w:val="hybridMultilevel"/>
    <w:tmpl w:val="9410C5D4"/>
    <w:lvl w:ilvl="0" w:tplc="386CF3E0">
      <w:start w:val="1"/>
      <w:numFmt w:val="decimal"/>
      <w:lvlText w:val="%1．"/>
      <w:lvlJc w:val="left"/>
      <w:pPr>
        <w:tabs>
          <w:tab w:val="num" w:pos="360"/>
        </w:tabs>
        <w:ind w:left="360" w:hanging="360"/>
      </w:pPr>
      <w:rPr>
        <w:rFonts w:hint="eastAsia"/>
      </w:rPr>
    </w:lvl>
    <w:lvl w:ilvl="1" w:tplc="8422A5A0" w:tentative="1">
      <w:start w:val="1"/>
      <w:numFmt w:val="lowerLetter"/>
      <w:lvlText w:val="%2)"/>
      <w:lvlJc w:val="left"/>
      <w:pPr>
        <w:tabs>
          <w:tab w:val="num" w:pos="840"/>
        </w:tabs>
        <w:ind w:left="840" w:hanging="420"/>
      </w:pPr>
    </w:lvl>
    <w:lvl w:ilvl="2" w:tplc="6F466BFE" w:tentative="1">
      <w:start w:val="1"/>
      <w:numFmt w:val="lowerRoman"/>
      <w:lvlText w:val="%3."/>
      <w:lvlJc w:val="right"/>
      <w:pPr>
        <w:tabs>
          <w:tab w:val="num" w:pos="1260"/>
        </w:tabs>
        <w:ind w:left="1260" w:hanging="420"/>
      </w:pPr>
    </w:lvl>
    <w:lvl w:ilvl="3" w:tplc="4CAAAA0C" w:tentative="1">
      <w:start w:val="1"/>
      <w:numFmt w:val="decimal"/>
      <w:lvlText w:val="%4."/>
      <w:lvlJc w:val="left"/>
      <w:pPr>
        <w:tabs>
          <w:tab w:val="num" w:pos="1680"/>
        </w:tabs>
        <w:ind w:left="1680" w:hanging="420"/>
      </w:pPr>
    </w:lvl>
    <w:lvl w:ilvl="4" w:tplc="17F8FF10" w:tentative="1">
      <w:start w:val="1"/>
      <w:numFmt w:val="lowerLetter"/>
      <w:lvlText w:val="%5)"/>
      <w:lvlJc w:val="left"/>
      <w:pPr>
        <w:tabs>
          <w:tab w:val="num" w:pos="2100"/>
        </w:tabs>
        <w:ind w:left="2100" w:hanging="420"/>
      </w:pPr>
    </w:lvl>
    <w:lvl w:ilvl="5" w:tplc="A26C97CA" w:tentative="1">
      <w:start w:val="1"/>
      <w:numFmt w:val="lowerRoman"/>
      <w:lvlText w:val="%6."/>
      <w:lvlJc w:val="right"/>
      <w:pPr>
        <w:tabs>
          <w:tab w:val="num" w:pos="2520"/>
        </w:tabs>
        <w:ind w:left="2520" w:hanging="420"/>
      </w:pPr>
    </w:lvl>
    <w:lvl w:ilvl="6" w:tplc="8FB0CAC8" w:tentative="1">
      <w:start w:val="1"/>
      <w:numFmt w:val="decimal"/>
      <w:lvlText w:val="%7."/>
      <w:lvlJc w:val="left"/>
      <w:pPr>
        <w:tabs>
          <w:tab w:val="num" w:pos="2940"/>
        </w:tabs>
        <w:ind w:left="2940" w:hanging="420"/>
      </w:pPr>
    </w:lvl>
    <w:lvl w:ilvl="7" w:tplc="F246F72C" w:tentative="1">
      <w:start w:val="1"/>
      <w:numFmt w:val="lowerLetter"/>
      <w:lvlText w:val="%8)"/>
      <w:lvlJc w:val="left"/>
      <w:pPr>
        <w:tabs>
          <w:tab w:val="num" w:pos="3360"/>
        </w:tabs>
        <w:ind w:left="3360" w:hanging="420"/>
      </w:pPr>
    </w:lvl>
    <w:lvl w:ilvl="8" w:tplc="F07AF89A" w:tentative="1">
      <w:start w:val="1"/>
      <w:numFmt w:val="lowerRoman"/>
      <w:lvlText w:val="%9."/>
      <w:lvlJc w:val="right"/>
      <w:pPr>
        <w:tabs>
          <w:tab w:val="num"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11673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62B"/>
    <w:rsid w:val="00010A83"/>
    <w:rsid w:val="00013EA7"/>
    <w:rsid w:val="00016669"/>
    <w:rsid w:val="00017F35"/>
    <w:rsid w:val="00021158"/>
    <w:rsid w:val="00054D3F"/>
    <w:rsid w:val="00061F4B"/>
    <w:rsid w:val="000927E7"/>
    <w:rsid w:val="000A7490"/>
    <w:rsid w:val="000D304A"/>
    <w:rsid w:val="00102002"/>
    <w:rsid w:val="0010577D"/>
    <w:rsid w:val="00117D4B"/>
    <w:rsid w:val="00134000"/>
    <w:rsid w:val="00140341"/>
    <w:rsid w:val="00176CF2"/>
    <w:rsid w:val="00181537"/>
    <w:rsid w:val="00184B2B"/>
    <w:rsid w:val="00192ECE"/>
    <w:rsid w:val="001B6718"/>
    <w:rsid w:val="00275EDE"/>
    <w:rsid w:val="002B4E89"/>
    <w:rsid w:val="003019B7"/>
    <w:rsid w:val="00381B0A"/>
    <w:rsid w:val="003A3C35"/>
    <w:rsid w:val="003A7178"/>
    <w:rsid w:val="003C0225"/>
    <w:rsid w:val="003D51CE"/>
    <w:rsid w:val="003F2D3D"/>
    <w:rsid w:val="003F6690"/>
    <w:rsid w:val="00421762"/>
    <w:rsid w:val="00450052"/>
    <w:rsid w:val="00494FF7"/>
    <w:rsid w:val="004F0747"/>
    <w:rsid w:val="00580BEE"/>
    <w:rsid w:val="005A5CD6"/>
    <w:rsid w:val="005B0D29"/>
    <w:rsid w:val="005D75B8"/>
    <w:rsid w:val="005E3B73"/>
    <w:rsid w:val="00652185"/>
    <w:rsid w:val="0068191C"/>
    <w:rsid w:val="006876D3"/>
    <w:rsid w:val="006B388D"/>
    <w:rsid w:val="006E2C68"/>
    <w:rsid w:val="007063FA"/>
    <w:rsid w:val="0071178A"/>
    <w:rsid w:val="00741087"/>
    <w:rsid w:val="00774A31"/>
    <w:rsid w:val="0077726D"/>
    <w:rsid w:val="00782DBC"/>
    <w:rsid w:val="0078709A"/>
    <w:rsid w:val="0079465B"/>
    <w:rsid w:val="007B5742"/>
    <w:rsid w:val="007C7A8F"/>
    <w:rsid w:val="007D040A"/>
    <w:rsid w:val="007D062B"/>
    <w:rsid w:val="008261EB"/>
    <w:rsid w:val="008545D1"/>
    <w:rsid w:val="00864682"/>
    <w:rsid w:val="00871C5C"/>
    <w:rsid w:val="00873F2E"/>
    <w:rsid w:val="00901FF3"/>
    <w:rsid w:val="00923909"/>
    <w:rsid w:val="0092493C"/>
    <w:rsid w:val="00977759"/>
    <w:rsid w:val="00992D6D"/>
    <w:rsid w:val="009A1A57"/>
    <w:rsid w:val="009A5DFA"/>
    <w:rsid w:val="009F7177"/>
    <w:rsid w:val="00A008D4"/>
    <w:rsid w:val="00A13261"/>
    <w:rsid w:val="00A23DDC"/>
    <w:rsid w:val="00A45FB4"/>
    <w:rsid w:val="00AB02AB"/>
    <w:rsid w:val="00AE15B3"/>
    <w:rsid w:val="00B07B76"/>
    <w:rsid w:val="00B3295C"/>
    <w:rsid w:val="00B36706"/>
    <w:rsid w:val="00BB29F1"/>
    <w:rsid w:val="00BC7CF0"/>
    <w:rsid w:val="00BD5F3C"/>
    <w:rsid w:val="00C43DE7"/>
    <w:rsid w:val="00C47BF4"/>
    <w:rsid w:val="00C77102"/>
    <w:rsid w:val="00C807A4"/>
    <w:rsid w:val="00CC1E4A"/>
    <w:rsid w:val="00CC2EA3"/>
    <w:rsid w:val="00CF4A4B"/>
    <w:rsid w:val="00D05834"/>
    <w:rsid w:val="00D136F0"/>
    <w:rsid w:val="00D56CA6"/>
    <w:rsid w:val="00D666E3"/>
    <w:rsid w:val="00D909CF"/>
    <w:rsid w:val="00D94D7A"/>
    <w:rsid w:val="00D95D62"/>
    <w:rsid w:val="00DB6732"/>
    <w:rsid w:val="00DE14AF"/>
    <w:rsid w:val="00DE7C56"/>
    <w:rsid w:val="00E30892"/>
    <w:rsid w:val="00E379CF"/>
    <w:rsid w:val="00E54C09"/>
    <w:rsid w:val="00EA3C3D"/>
    <w:rsid w:val="00ED279F"/>
    <w:rsid w:val="00EF0CE1"/>
    <w:rsid w:val="00F077A6"/>
    <w:rsid w:val="00F205C3"/>
    <w:rsid w:val="00F65522"/>
    <w:rsid w:val="00F75CE8"/>
    <w:rsid w:val="00F7632C"/>
    <w:rsid w:val="00FC6E60"/>
    <w:rsid w:val="00FE449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6737"/>
    <o:shapelayout v:ext="edit">
      <o:idmap v:ext="edit" data="1"/>
    </o:shapelayout>
  </w:shapeDefaults>
  <w:decimalSymbol w:val="."/>
  <w:listSeparator w:val=","/>
  <w14:docId w14:val="74D6EA01"/>
  <w15:docId w15:val="{77900832-52EC-4663-9CCC-4D39EFB0E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Balloon Text"/>
    <w:basedOn w:val="a"/>
    <w:semiHidden/>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Body Text"/>
    <w:basedOn w:val="a"/>
    <w:rPr>
      <w:sz w:val="28"/>
    </w:rPr>
  </w:style>
  <w:style w:type="character" w:styleId="a7">
    <w:name w:val="line number"/>
    <w:basedOn w:val="a0"/>
    <w:rsid w:val="00ED279F"/>
  </w:style>
  <w:style w:type="paragraph" w:styleId="a8">
    <w:name w:val="Revision"/>
    <w:hidden/>
    <w:uiPriority w:val="99"/>
    <w:semiHidden/>
    <w:rsid w:val="003F2D3D"/>
    <w:rPr>
      <w:kern w:val="2"/>
      <w:sz w:val="21"/>
    </w:rPr>
  </w:style>
  <w:style w:type="paragraph" w:styleId="a9">
    <w:name w:val="Normal (Web)"/>
    <w:basedOn w:val="a"/>
    <w:uiPriority w:val="99"/>
    <w:unhideWhenUsed/>
    <w:qFormat/>
    <w:rsid w:val="00F65522"/>
    <w:pPr>
      <w:widowControl/>
      <w:spacing w:before="100" w:beforeAutospacing="1" w:after="100" w:afterAutospacing="1"/>
      <w:jc w:val="left"/>
    </w:pPr>
    <w:rPr>
      <w:rFonts w:ascii="宋体" w:hAnsi="宋体" w:cs="宋体"/>
      <w:kern w:val="0"/>
      <w:sz w:val="24"/>
      <w:szCs w:val="24"/>
    </w:rPr>
  </w:style>
  <w:style w:type="character" w:customStyle="1" w:styleId="Char">
    <w:name w:val="论文_正文 Char"/>
    <w:link w:val="aa"/>
    <w:qFormat/>
    <w:locked/>
    <w:rsid w:val="003C0225"/>
    <w:rPr>
      <w:rFonts w:ascii="Arial" w:hAnsi="Arial" w:cstheme="minorBidi"/>
      <w:kern w:val="2"/>
      <w:sz w:val="24"/>
      <w:szCs w:val="24"/>
    </w:rPr>
  </w:style>
  <w:style w:type="paragraph" w:customStyle="1" w:styleId="aa">
    <w:name w:val="论文_正文"/>
    <w:basedOn w:val="a"/>
    <w:link w:val="Char"/>
    <w:qFormat/>
    <w:rsid w:val="003C0225"/>
    <w:pPr>
      <w:spacing w:line="400" w:lineRule="exact"/>
      <w:ind w:firstLineChars="200" w:firstLine="640"/>
    </w:pPr>
    <w:rPr>
      <w:rFonts w:ascii="Arial" w:hAnsi="Arial" w:cstheme="minorBidi"/>
      <w:sz w:val="24"/>
      <w:szCs w:val="24"/>
    </w:rPr>
  </w:style>
  <w:style w:type="paragraph" w:styleId="ab">
    <w:name w:val="Body Text Indent"/>
    <w:basedOn w:val="a"/>
    <w:link w:val="ac"/>
    <w:unhideWhenUsed/>
    <w:rsid w:val="00F205C3"/>
    <w:pPr>
      <w:spacing w:after="120"/>
      <w:ind w:leftChars="200" w:left="420"/>
    </w:pPr>
  </w:style>
  <w:style w:type="character" w:customStyle="1" w:styleId="ac">
    <w:name w:val="正文文本缩进 字符"/>
    <w:basedOn w:val="a0"/>
    <w:link w:val="ab"/>
    <w:rsid w:val="00F205C3"/>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436850">
      <w:bodyDiv w:val="1"/>
      <w:marLeft w:val="0"/>
      <w:marRight w:val="0"/>
      <w:marTop w:val="0"/>
      <w:marBottom w:val="0"/>
      <w:divBdr>
        <w:top w:val="none" w:sz="0" w:space="0" w:color="auto"/>
        <w:left w:val="none" w:sz="0" w:space="0" w:color="auto"/>
        <w:bottom w:val="none" w:sz="0" w:space="0" w:color="auto"/>
        <w:right w:val="none" w:sz="0" w:space="0" w:color="auto"/>
      </w:divBdr>
    </w:div>
    <w:div w:id="225071093">
      <w:bodyDiv w:val="1"/>
      <w:marLeft w:val="0"/>
      <w:marRight w:val="0"/>
      <w:marTop w:val="0"/>
      <w:marBottom w:val="0"/>
      <w:divBdr>
        <w:top w:val="none" w:sz="0" w:space="0" w:color="auto"/>
        <w:left w:val="none" w:sz="0" w:space="0" w:color="auto"/>
        <w:bottom w:val="none" w:sz="0" w:space="0" w:color="auto"/>
        <w:right w:val="none" w:sz="0" w:space="0" w:color="auto"/>
      </w:divBdr>
    </w:div>
    <w:div w:id="232593896">
      <w:bodyDiv w:val="1"/>
      <w:marLeft w:val="0"/>
      <w:marRight w:val="0"/>
      <w:marTop w:val="0"/>
      <w:marBottom w:val="0"/>
      <w:divBdr>
        <w:top w:val="none" w:sz="0" w:space="0" w:color="auto"/>
        <w:left w:val="none" w:sz="0" w:space="0" w:color="auto"/>
        <w:bottom w:val="none" w:sz="0" w:space="0" w:color="auto"/>
        <w:right w:val="none" w:sz="0" w:space="0" w:color="auto"/>
      </w:divBdr>
    </w:div>
    <w:div w:id="443962105">
      <w:bodyDiv w:val="1"/>
      <w:marLeft w:val="0"/>
      <w:marRight w:val="0"/>
      <w:marTop w:val="0"/>
      <w:marBottom w:val="0"/>
      <w:divBdr>
        <w:top w:val="none" w:sz="0" w:space="0" w:color="auto"/>
        <w:left w:val="none" w:sz="0" w:space="0" w:color="auto"/>
        <w:bottom w:val="none" w:sz="0" w:space="0" w:color="auto"/>
        <w:right w:val="none" w:sz="0" w:space="0" w:color="auto"/>
      </w:divBdr>
    </w:div>
    <w:div w:id="637223216">
      <w:bodyDiv w:val="1"/>
      <w:marLeft w:val="0"/>
      <w:marRight w:val="0"/>
      <w:marTop w:val="0"/>
      <w:marBottom w:val="0"/>
      <w:divBdr>
        <w:top w:val="none" w:sz="0" w:space="0" w:color="auto"/>
        <w:left w:val="none" w:sz="0" w:space="0" w:color="auto"/>
        <w:bottom w:val="none" w:sz="0" w:space="0" w:color="auto"/>
        <w:right w:val="none" w:sz="0" w:space="0" w:color="auto"/>
      </w:divBdr>
    </w:div>
    <w:div w:id="789013795">
      <w:bodyDiv w:val="1"/>
      <w:marLeft w:val="0"/>
      <w:marRight w:val="0"/>
      <w:marTop w:val="0"/>
      <w:marBottom w:val="0"/>
      <w:divBdr>
        <w:top w:val="none" w:sz="0" w:space="0" w:color="auto"/>
        <w:left w:val="none" w:sz="0" w:space="0" w:color="auto"/>
        <w:bottom w:val="none" w:sz="0" w:space="0" w:color="auto"/>
        <w:right w:val="none" w:sz="0" w:space="0" w:color="auto"/>
      </w:divBdr>
    </w:div>
    <w:div w:id="957372089">
      <w:bodyDiv w:val="1"/>
      <w:marLeft w:val="0"/>
      <w:marRight w:val="0"/>
      <w:marTop w:val="0"/>
      <w:marBottom w:val="0"/>
      <w:divBdr>
        <w:top w:val="none" w:sz="0" w:space="0" w:color="auto"/>
        <w:left w:val="none" w:sz="0" w:space="0" w:color="auto"/>
        <w:bottom w:val="none" w:sz="0" w:space="0" w:color="auto"/>
        <w:right w:val="none" w:sz="0" w:space="0" w:color="auto"/>
      </w:divBdr>
    </w:div>
    <w:div w:id="1030422757">
      <w:bodyDiv w:val="1"/>
      <w:marLeft w:val="0"/>
      <w:marRight w:val="0"/>
      <w:marTop w:val="0"/>
      <w:marBottom w:val="0"/>
      <w:divBdr>
        <w:top w:val="none" w:sz="0" w:space="0" w:color="auto"/>
        <w:left w:val="none" w:sz="0" w:space="0" w:color="auto"/>
        <w:bottom w:val="none" w:sz="0" w:space="0" w:color="auto"/>
        <w:right w:val="none" w:sz="0" w:space="0" w:color="auto"/>
      </w:divBdr>
    </w:div>
    <w:div w:id="1082290275">
      <w:bodyDiv w:val="1"/>
      <w:marLeft w:val="0"/>
      <w:marRight w:val="0"/>
      <w:marTop w:val="0"/>
      <w:marBottom w:val="0"/>
      <w:divBdr>
        <w:top w:val="none" w:sz="0" w:space="0" w:color="auto"/>
        <w:left w:val="none" w:sz="0" w:space="0" w:color="auto"/>
        <w:bottom w:val="none" w:sz="0" w:space="0" w:color="auto"/>
        <w:right w:val="none" w:sz="0" w:space="0" w:color="auto"/>
      </w:divBdr>
    </w:div>
    <w:div w:id="1101410228">
      <w:bodyDiv w:val="1"/>
      <w:marLeft w:val="0"/>
      <w:marRight w:val="0"/>
      <w:marTop w:val="0"/>
      <w:marBottom w:val="0"/>
      <w:divBdr>
        <w:top w:val="none" w:sz="0" w:space="0" w:color="auto"/>
        <w:left w:val="none" w:sz="0" w:space="0" w:color="auto"/>
        <w:bottom w:val="none" w:sz="0" w:space="0" w:color="auto"/>
        <w:right w:val="none" w:sz="0" w:space="0" w:color="auto"/>
      </w:divBdr>
    </w:div>
    <w:div w:id="1133063643">
      <w:bodyDiv w:val="1"/>
      <w:marLeft w:val="0"/>
      <w:marRight w:val="0"/>
      <w:marTop w:val="0"/>
      <w:marBottom w:val="0"/>
      <w:divBdr>
        <w:top w:val="none" w:sz="0" w:space="0" w:color="auto"/>
        <w:left w:val="none" w:sz="0" w:space="0" w:color="auto"/>
        <w:bottom w:val="none" w:sz="0" w:space="0" w:color="auto"/>
        <w:right w:val="none" w:sz="0" w:space="0" w:color="auto"/>
      </w:divBdr>
    </w:div>
    <w:div w:id="1876850157">
      <w:bodyDiv w:val="1"/>
      <w:marLeft w:val="0"/>
      <w:marRight w:val="0"/>
      <w:marTop w:val="0"/>
      <w:marBottom w:val="0"/>
      <w:divBdr>
        <w:top w:val="none" w:sz="0" w:space="0" w:color="auto"/>
        <w:left w:val="none" w:sz="0" w:space="0" w:color="auto"/>
        <w:bottom w:val="none" w:sz="0" w:space="0" w:color="auto"/>
        <w:right w:val="none" w:sz="0" w:space="0" w:color="auto"/>
      </w:divBdr>
    </w:div>
    <w:div w:id="1981764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smszy.dot</Template>
  <TotalTime>0</TotalTime>
  <Pages>1</Pages>
  <Words>238</Words>
  <Characters>9</Characters>
  <Application>Microsoft Office Word</Application>
  <DocSecurity>0</DocSecurity>
  <Lines>1</Lines>
  <Paragraphs>6</Paragraphs>
  <ScaleCrop>false</ScaleCrop>
  <Company>sipo</Company>
  <LinksUpToDate>false</LinksUpToDate>
  <CharactersWithSpaces>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cxf</dc:creator>
  <cp:lastModifiedBy>QW</cp:lastModifiedBy>
  <cp:revision>3</cp:revision>
  <cp:lastPrinted>2022-03-26T10:49:00Z</cp:lastPrinted>
  <dcterms:created xsi:type="dcterms:W3CDTF">2024-04-28T13:17:00Z</dcterms:created>
  <dcterms:modified xsi:type="dcterms:W3CDTF">2024-04-28T13:17:00Z</dcterms:modified>
</cp:coreProperties>
</file>