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E10D1" w14:textId="702E344B" w:rsidR="00980251" w:rsidRPr="002C0919" w:rsidRDefault="002C0919" w:rsidP="00980251">
      <w:pPr>
        <w:snapToGrid w:val="0"/>
        <w:spacing w:beforeLines="50" w:before="156" w:line="360" w:lineRule="auto"/>
        <w:jc w:val="center"/>
        <w:rPr>
          <w:bCs/>
          <w:color w:val="000000" w:themeColor="text1"/>
          <w:sz w:val="30"/>
        </w:rPr>
      </w:pPr>
      <w:bookmarkStart w:id="0" w:name="_Hlk164924628"/>
      <w:bookmarkStart w:id="1" w:name="_Hlk89783056"/>
      <w:bookmarkStart w:id="2" w:name="_Hlk525653126"/>
      <w:bookmarkStart w:id="3" w:name="OLE_LINK1"/>
      <w:r w:rsidRPr="002C0919">
        <w:rPr>
          <w:rFonts w:hint="eastAsia"/>
          <w:sz w:val="30"/>
          <w:szCs w:val="30"/>
        </w:rPr>
        <w:t>基于</w:t>
      </w:r>
      <w:r w:rsidRPr="002C0919">
        <w:rPr>
          <w:rFonts w:hint="eastAsia"/>
          <w:sz w:val="30"/>
          <w:szCs w:val="30"/>
        </w:rPr>
        <w:t>PPO</w:t>
      </w:r>
      <w:r w:rsidRPr="002C0919">
        <w:rPr>
          <w:rFonts w:hint="eastAsia"/>
          <w:sz w:val="30"/>
          <w:szCs w:val="30"/>
        </w:rPr>
        <w:t>的</w:t>
      </w:r>
      <w:r w:rsidR="00CC0140">
        <w:rPr>
          <w:rFonts w:hint="eastAsia"/>
          <w:sz w:val="30"/>
          <w:szCs w:val="30"/>
        </w:rPr>
        <w:t>无人机集群</w:t>
      </w:r>
      <w:r w:rsidRPr="002C0919">
        <w:rPr>
          <w:rFonts w:hint="eastAsia"/>
          <w:sz w:val="30"/>
          <w:szCs w:val="30"/>
        </w:rPr>
        <w:t>动态区域目标分配</w:t>
      </w:r>
      <w:bookmarkEnd w:id="0"/>
      <w:r>
        <w:rPr>
          <w:rFonts w:hint="eastAsia"/>
          <w:sz w:val="30"/>
          <w:szCs w:val="30"/>
        </w:rPr>
        <w:t>方法</w:t>
      </w:r>
    </w:p>
    <w:bookmarkEnd w:id="1"/>
    <w:bookmarkEnd w:id="2"/>
    <w:bookmarkEnd w:id="3"/>
    <w:p w14:paraId="29534E5B" w14:textId="77777777" w:rsidR="00823B8A" w:rsidRPr="00321AAE" w:rsidRDefault="00823B8A" w:rsidP="001226FE">
      <w:pPr>
        <w:snapToGrid w:val="0"/>
        <w:spacing w:line="360" w:lineRule="auto"/>
        <w:rPr>
          <w:rFonts w:eastAsia="黑体"/>
          <w:sz w:val="26"/>
          <w:szCs w:val="26"/>
        </w:rPr>
      </w:pPr>
      <w:r w:rsidRPr="00321AAE">
        <w:rPr>
          <w:rFonts w:eastAsia="黑体"/>
          <w:sz w:val="26"/>
          <w:szCs w:val="26"/>
        </w:rPr>
        <w:t>技术领域</w:t>
      </w:r>
    </w:p>
    <w:p w14:paraId="7BF1C2EF" w14:textId="6C687E1C" w:rsidR="00152F84" w:rsidRPr="00321AAE" w:rsidRDefault="002C0919" w:rsidP="003A10D9">
      <w:pPr>
        <w:snapToGrid w:val="0"/>
        <w:spacing w:line="360" w:lineRule="auto"/>
        <w:ind w:firstLineChars="200" w:firstLine="520"/>
        <w:rPr>
          <w:rFonts w:eastAsiaTheme="minorEastAsia"/>
          <w:sz w:val="26"/>
          <w:szCs w:val="26"/>
        </w:rPr>
      </w:pPr>
      <w:r w:rsidRPr="002C0919">
        <w:rPr>
          <w:rFonts w:eastAsiaTheme="minorEastAsia" w:hint="eastAsia"/>
          <w:sz w:val="26"/>
          <w:szCs w:val="26"/>
        </w:rPr>
        <w:t>本发明属于</w:t>
      </w:r>
      <w:r w:rsidR="00CC0140">
        <w:rPr>
          <w:rFonts w:eastAsiaTheme="minorEastAsia" w:hint="eastAsia"/>
          <w:sz w:val="26"/>
          <w:szCs w:val="26"/>
        </w:rPr>
        <w:t>无人机集群</w:t>
      </w:r>
      <w:r w:rsidRPr="002C0919">
        <w:rPr>
          <w:rFonts w:eastAsiaTheme="minorEastAsia" w:hint="eastAsia"/>
          <w:sz w:val="26"/>
          <w:szCs w:val="26"/>
        </w:rPr>
        <w:t>任务规划与智能分配技术领域，具体涉及一种基于近端策略优化（</w:t>
      </w:r>
      <w:r w:rsidRPr="002C0919">
        <w:rPr>
          <w:rFonts w:eastAsiaTheme="minorEastAsia" w:hint="eastAsia"/>
          <w:sz w:val="26"/>
          <w:szCs w:val="26"/>
        </w:rPr>
        <w:t>Proximal Policy Optimization, PPO</w:t>
      </w:r>
      <w:r w:rsidRPr="002C0919">
        <w:rPr>
          <w:rFonts w:eastAsiaTheme="minorEastAsia" w:hint="eastAsia"/>
          <w:sz w:val="26"/>
          <w:szCs w:val="26"/>
        </w:rPr>
        <w:t>）算法的动态区域目标分配智能方法。</w:t>
      </w:r>
    </w:p>
    <w:p w14:paraId="4FB50835" w14:textId="77777777" w:rsidR="006A5C24" w:rsidRPr="00321AAE" w:rsidRDefault="00823B8A" w:rsidP="006A5C24">
      <w:pPr>
        <w:snapToGrid w:val="0"/>
        <w:spacing w:line="360" w:lineRule="auto"/>
        <w:rPr>
          <w:rFonts w:eastAsia="黑体"/>
          <w:sz w:val="26"/>
          <w:szCs w:val="26"/>
        </w:rPr>
      </w:pPr>
      <w:r w:rsidRPr="00321AAE">
        <w:rPr>
          <w:rFonts w:eastAsia="黑体"/>
          <w:sz w:val="26"/>
          <w:szCs w:val="26"/>
        </w:rPr>
        <w:t>背景技术</w:t>
      </w:r>
    </w:p>
    <w:p w14:paraId="19AA09DB" w14:textId="009F0797" w:rsidR="00CC0140" w:rsidRPr="00CC0140" w:rsidRDefault="00CC0140" w:rsidP="00CC0140">
      <w:pPr>
        <w:snapToGrid w:val="0"/>
        <w:spacing w:line="360" w:lineRule="auto"/>
        <w:ind w:firstLineChars="200" w:firstLine="520"/>
        <w:rPr>
          <w:rFonts w:eastAsiaTheme="minorEastAsia"/>
          <w:sz w:val="26"/>
          <w:szCs w:val="26"/>
        </w:rPr>
      </w:pPr>
      <w:r w:rsidRPr="00CC0140">
        <w:rPr>
          <w:rFonts w:eastAsiaTheme="minorEastAsia" w:hint="eastAsia"/>
          <w:sz w:val="26"/>
          <w:szCs w:val="26"/>
        </w:rPr>
        <w:t>近年来，随着智能化武器系统的发展以及战场环境的不确定性增强，无人机集群（</w:t>
      </w:r>
      <w:r w:rsidRPr="00CC0140">
        <w:rPr>
          <w:rFonts w:eastAsiaTheme="minorEastAsia" w:hint="eastAsia"/>
          <w:sz w:val="26"/>
          <w:szCs w:val="26"/>
        </w:rPr>
        <w:t>UAV Swarm</w:t>
      </w:r>
      <w:r w:rsidRPr="00CC0140">
        <w:rPr>
          <w:rFonts w:eastAsiaTheme="minorEastAsia" w:hint="eastAsia"/>
          <w:sz w:val="26"/>
          <w:szCs w:val="26"/>
        </w:rPr>
        <w:t>）在军事侦察、区域打击、目标搜寻等任务中扮演着越来越重要的角色。无人机集群的任务分配问题，尤其是在动态目标环境下的区域划分与资源配置，成为智能自主系统研究的核心方向之一</w:t>
      </w:r>
      <w:r>
        <w:rPr>
          <w:rFonts w:eastAsiaTheme="minorEastAsia" w:hint="eastAsia"/>
          <w:sz w:val="26"/>
          <w:szCs w:val="26"/>
        </w:rPr>
        <w:t>。</w:t>
      </w:r>
    </w:p>
    <w:p w14:paraId="26F67958" w14:textId="5D11082C" w:rsidR="00CC0140" w:rsidRPr="00CC0140" w:rsidRDefault="00CC0140" w:rsidP="00CC0140">
      <w:pPr>
        <w:snapToGrid w:val="0"/>
        <w:spacing w:line="360" w:lineRule="auto"/>
        <w:ind w:firstLineChars="200" w:firstLine="520"/>
        <w:rPr>
          <w:rFonts w:eastAsiaTheme="minorEastAsia"/>
          <w:sz w:val="26"/>
          <w:szCs w:val="26"/>
        </w:rPr>
      </w:pPr>
      <w:r w:rsidRPr="00CC0140">
        <w:rPr>
          <w:rFonts w:eastAsiaTheme="minorEastAsia" w:hint="eastAsia"/>
          <w:sz w:val="26"/>
          <w:szCs w:val="26"/>
        </w:rPr>
        <w:t>传统的无人机任务分配策略多采用集中式或静态规划方法，如经典的</w:t>
      </w:r>
      <w:r w:rsidRPr="00CC0140">
        <w:rPr>
          <w:rFonts w:eastAsiaTheme="minorEastAsia" w:hint="eastAsia"/>
          <w:sz w:val="26"/>
          <w:szCs w:val="26"/>
        </w:rPr>
        <w:t>K-means</w:t>
      </w:r>
      <w:r w:rsidRPr="00CC0140">
        <w:rPr>
          <w:rFonts w:eastAsiaTheme="minorEastAsia" w:hint="eastAsia"/>
          <w:sz w:val="26"/>
          <w:szCs w:val="26"/>
        </w:rPr>
        <w:t>聚类、模糊</w:t>
      </w:r>
      <w:r w:rsidRPr="00CC0140">
        <w:rPr>
          <w:rFonts w:eastAsiaTheme="minorEastAsia" w:hint="eastAsia"/>
          <w:sz w:val="26"/>
          <w:szCs w:val="26"/>
        </w:rPr>
        <w:t>C</w:t>
      </w:r>
      <w:r w:rsidRPr="00CC0140">
        <w:rPr>
          <w:rFonts w:eastAsiaTheme="minorEastAsia" w:hint="eastAsia"/>
          <w:sz w:val="26"/>
          <w:szCs w:val="26"/>
        </w:rPr>
        <w:t>均值聚类（</w:t>
      </w:r>
      <w:r w:rsidRPr="00CC0140">
        <w:rPr>
          <w:rFonts w:eastAsiaTheme="minorEastAsia" w:hint="eastAsia"/>
          <w:sz w:val="26"/>
          <w:szCs w:val="26"/>
        </w:rPr>
        <w:t>FCM</w:t>
      </w:r>
      <w:r w:rsidRPr="00CC0140">
        <w:rPr>
          <w:rFonts w:eastAsiaTheme="minorEastAsia" w:hint="eastAsia"/>
          <w:sz w:val="26"/>
          <w:szCs w:val="26"/>
        </w:rPr>
        <w:t>）、遗传算法（</w:t>
      </w:r>
      <w:r w:rsidRPr="00CC0140">
        <w:rPr>
          <w:rFonts w:eastAsiaTheme="minorEastAsia" w:hint="eastAsia"/>
          <w:sz w:val="26"/>
          <w:szCs w:val="26"/>
        </w:rPr>
        <w:t>GA</w:t>
      </w:r>
      <w:r w:rsidRPr="00CC0140">
        <w:rPr>
          <w:rFonts w:eastAsiaTheme="minorEastAsia" w:hint="eastAsia"/>
          <w:sz w:val="26"/>
          <w:szCs w:val="26"/>
        </w:rPr>
        <w:t>）等。这些方法虽然在静态目标环境下能实现较优的任务分配效果，但在面对战场目标实时变化（例如目标被摧毁、新目标出现或区域环境变化等）时，缺乏自适应性，导致任务响应延迟、资源分配不均衡以及分群结果不合理</w:t>
      </w:r>
      <w:r>
        <w:rPr>
          <w:rFonts w:eastAsiaTheme="minorEastAsia" w:hint="eastAsia"/>
          <w:sz w:val="26"/>
          <w:szCs w:val="26"/>
        </w:rPr>
        <w:t>。</w:t>
      </w:r>
    </w:p>
    <w:p w14:paraId="27DD6AF8" w14:textId="07CB0728" w:rsidR="00CC0140" w:rsidRDefault="00CC0140" w:rsidP="00CC0140">
      <w:pPr>
        <w:snapToGrid w:val="0"/>
        <w:spacing w:line="360" w:lineRule="auto"/>
        <w:ind w:firstLineChars="200" w:firstLine="520"/>
        <w:rPr>
          <w:rFonts w:eastAsiaTheme="minorEastAsia"/>
          <w:sz w:val="26"/>
          <w:szCs w:val="26"/>
        </w:rPr>
      </w:pPr>
      <w:r w:rsidRPr="00CC0140">
        <w:rPr>
          <w:rFonts w:eastAsiaTheme="minorEastAsia" w:hint="eastAsia"/>
          <w:sz w:val="26"/>
          <w:szCs w:val="26"/>
        </w:rPr>
        <w:t>尽管已有多种基于强化学习的任务分配方法取得了初步成果，但仍存在如状态空间高维、动作空间组合复杂、奖励函数设计难度高等挑战。因此，如何在动态环境中实现对目标区域的高</w:t>
      </w:r>
      <w:proofErr w:type="gramStart"/>
      <w:r w:rsidRPr="00CC0140">
        <w:rPr>
          <w:rFonts w:eastAsiaTheme="minorEastAsia" w:hint="eastAsia"/>
          <w:sz w:val="26"/>
          <w:szCs w:val="26"/>
        </w:rPr>
        <w:t>效</w:t>
      </w:r>
      <w:proofErr w:type="gramEnd"/>
      <w:r w:rsidRPr="00CC0140">
        <w:rPr>
          <w:rFonts w:eastAsiaTheme="minorEastAsia" w:hint="eastAsia"/>
          <w:sz w:val="26"/>
          <w:szCs w:val="26"/>
        </w:rPr>
        <w:t>划分和对无人机集群的合理调度分配，依然是当前智能自主系统研究的热点与难点。针对上述问题，提出一种基于</w:t>
      </w:r>
      <w:r w:rsidRPr="00CC0140">
        <w:rPr>
          <w:rFonts w:eastAsiaTheme="minorEastAsia" w:hint="eastAsia"/>
          <w:sz w:val="26"/>
          <w:szCs w:val="26"/>
        </w:rPr>
        <w:t>PPO</w:t>
      </w:r>
      <w:r w:rsidRPr="00CC0140">
        <w:rPr>
          <w:rFonts w:eastAsiaTheme="minorEastAsia" w:hint="eastAsia"/>
          <w:sz w:val="26"/>
          <w:szCs w:val="26"/>
        </w:rPr>
        <w:t>算法的动态区域目标分配智能方法。该方法结合战场目标的多维属性，融合动态聚类、三层动作空间设计与自适应奖励函数，引导无人机集群实现高效、稳定、鲁棒的任务执行，为智能集群协作提供理论依据与工程路径</w:t>
      </w:r>
      <w:r>
        <w:rPr>
          <w:rFonts w:eastAsiaTheme="minorEastAsia" w:hint="eastAsia"/>
          <w:sz w:val="26"/>
          <w:szCs w:val="26"/>
        </w:rPr>
        <w:t>。</w:t>
      </w:r>
    </w:p>
    <w:p w14:paraId="27584EAA" w14:textId="382913F8" w:rsidR="006468BA" w:rsidRPr="00321AAE" w:rsidRDefault="002C0919" w:rsidP="00CC0140">
      <w:pPr>
        <w:snapToGrid w:val="0"/>
        <w:spacing w:line="360" w:lineRule="auto"/>
        <w:ind w:firstLineChars="200" w:firstLine="520"/>
        <w:rPr>
          <w:rFonts w:eastAsiaTheme="minorEastAsia"/>
          <w:sz w:val="26"/>
          <w:szCs w:val="26"/>
        </w:rPr>
      </w:pPr>
      <w:r w:rsidRPr="002C0919">
        <w:rPr>
          <w:rFonts w:eastAsiaTheme="minorEastAsia" w:hint="eastAsia"/>
          <w:sz w:val="26"/>
          <w:szCs w:val="26"/>
        </w:rPr>
        <w:t>PPO</w:t>
      </w:r>
      <w:r w:rsidRPr="002C0919">
        <w:rPr>
          <w:rFonts w:eastAsiaTheme="minorEastAsia" w:hint="eastAsia"/>
          <w:sz w:val="26"/>
          <w:szCs w:val="26"/>
        </w:rPr>
        <w:t>（</w:t>
      </w:r>
      <w:r w:rsidRPr="002C0919">
        <w:rPr>
          <w:rFonts w:eastAsiaTheme="minorEastAsia" w:hint="eastAsia"/>
          <w:sz w:val="26"/>
          <w:szCs w:val="26"/>
        </w:rPr>
        <w:t>Proximal Policy Optimization</w:t>
      </w:r>
      <w:r w:rsidRPr="002C0919">
        <w:rPr>
          <w:rFonts w:eastAsiaTheme="minorEastAsia" w:hint="eastAsia"/>
          <w:sz w:val="26"/>
          <w:szCs w:val="26"/>
        </w:rPr>
        <w:t>）是一种基于策略梯度的强化学习算法，旨在解决传统策略梯度算法中存在的更新不稳定、样本效率低等问题，在处理连续动作空间的问题时表现出了良好的性能</w:t>
      </w:r>
      <w:r w:rsidR="00AC2B31" w:rsidRPr="00AC2B31">
        <w:rPr>
          <w:rFonts w:eastAsiaTheme="minorEastAsia" w:hint="eastAsia"/>
          <w:sz w:val="26"/>
          <w:szCs w:val="26"/>
        </w:rPr>
        <w:t>。</w:t>
      </w:r>
      <w:r w:rsidR="00CC0140" w:rsidRPr="00CC0140">
        <w:rPr>
          <w:rFonts w:eastAsiaTheme="minorEastAsia" w:hint="eastAsia"/>
          <w:sz w:val="26"/>
          <w:szCs w:val="26"/>
        </w:rPr>
        <w:t>因其训练稳定性强、泛化能力好、易于部署等优势，在动态系统调度与智能体多任务协作中被广泛研究和应用</w:t>
      </w:r>
      <w:r w:rsidRPr="002C0919">
        <w:rPr>
          <w:rFonts w:eastAsiaTheme="minorEastAsia" w:hint="eastAsia"/>
          <w:sz w:val="26"/>
          <w:szCs w:val="26"/>
        </w:rPr>
        <w:t>算法的核心思想是引入重要性采样，即利用新旧策略的比值来限制新策略的更新幅度，使得策略梯度对过大的训练步长不太敏感。旧策略会对新策略进行优化，但对新策略的改进不能太大，否则会造成训练算法的不稳定。算法会计算新旧策略的差异，并让这个差异保持在信任域内，</w:t>
      </w:r>
      <w:r w:rsidRPr="002C0919">
        <w:rPr>
          <w:rFonts w:eastAsiaTheme="minorEastAsia" w:hint="eastAsia"/>
          <w:sz w:val="26"/>
          <w:szCs w:val="26"/>
        </w:rPr>
        <w:lastRenderedPageBreak/>
        <w:t>且不至于太小，这样做可以避免在更新策略时造成过大损失，并确保策略保持稳定。</w:t>
      </w:r>
      <w:r w:rsidR="00CC0140" w:rsidRPr="00CC0140">
        <w:rPr>
          <w:rFonts w:eastAsiaTheme="minorEastAsia" w:hint="eastAsia"/>
          <w:sz w:val="26"/>
          <w:szCs w:val="26"/>
        </w:rPr>
        <w:t>有效解决了传统策略梯度方法易出现策略崩溃和震荡的问题，特别适用于连续动作空间与多目标任务分配问题。</w:t>
      </w:r>
      <w:r w:rsidRPr="002C0919">
        <w:rPr>
          <w:rFonts w:eastAsiaTheme="minorEastAsia" w:hint="eastAsia"/>
          <w:sz w:val="26"/>
          <w:szCs w:val="26"/>
        </w:rPr>
        <w:t>PPO</w:t>
      </w:r>
      <w:r w:rsidRPr="002C0919">
        <w:rPr>
          <w:rFonts w:eastAsiaTheme="minorEastAsia" w:hint="eastAsia"/>
          <w:sz w:val="26"/>
          <w:szCs w:val="26"/>
        </w:rPr>
        <w:t>算法的优势在于它能够快速地学习和收敛，同时也能保证策略的稳定性，相对容易实现，因此在实际应用中被广泛使用。</w:t>
      </w:r>
    </w:p>
    <w:p w14:paraId="66CF3EC4" w14:textId="7B758F29" w:rsidR="00690D6D" w:rsidRPr="00321AAE" w:rsidRDefault="00823B8A" w:rsidP="001226FE">
      <w:pPr>
        <w:snapToGrid w:val="0"/>
        <w:spacing w:line="360" w:lineRule="auto"/>
        <w:rPr>
          <w:rFonts w:eastAsia="黑体"/>
          <w:sz w:val="26"/>
          <w:szCs w:val="26"/>
        </w:rPr>
      </w:pPr>
      <w:r w:rsidRPr="00321AAE">
        <w:rPr>
          <w:rFonts w:eastAsia="黑体"/>
          <w:sz w:val="26"/>
          <w:szCs w:val="26"/>
        </w:rPr>
        <w:t>发明内容</w:t>
      </w:r>
    </w:p>
    <w:p w14:paraId="41721A17" w14:textId="5905BCDC" w:rsidR="00CD5F13" w:rsidRPr="00321AAE" w:rsidRDefault="003C5540" w:rsidP="003C5540">
      <w:pPr>
        <w:widowControl/>
        <w:snapToGrid w:val="0"/>
        <w:spacing w:line="360" w:lineRule="auto"/>
        <w:ind w:firstLineChars="200" w:firstLine="520"/>
        <w:rPr>
          <w:rFonts w:eastAsiaTheme="minorEastAsia"/>
          <w:sz w:val="26"/>
          <w:szCs w:val="26"/>
        </w:rPr>
      </w:pPr>
      <w:r w:rsidRPr="003C5540">
        <w:rPr>
          <w:rFonts w:eastAsiaTheme="minorEastAsia"/>
          <w:sz w:val="26"/>
          <w:szCs w:val="26"/>
        </w:rPr>
        <w:t>为了克服在动态环境中静态聚类方法自适应能力弱、资源调配效率低的问题，本发明提供一种基于</w:t>
      </w:r>
      <w:r w:rsidRPr="003C5540">
        <w:rPr>
          <w:rFonts w:eastAsiaTheme="minorEastAsia"/>
          <w:sz w:val="26"/>
          <w:szCs w:val="26"/>
        </w:rPr>
        <w:t>PPO</w:t>
      </w:r>
      <w:r w:rsidRPr="003C5540">
        <w:rPr>
          <w:rFonts w:eastAsiaTheme="minorEastAsia"/>
          <w:sz w:val="26"/>
          <w:szCs w:val="26"/>
        </w:rPr>
        <w:t>算法的动态区域目标分配智能方法。</w:t>
      </w:r>
      <w:r w:rsidR="00183DBE" w:rsidRPr="00273935">
        <w:rPr>
          <w:rFonts w:hint="eastAsia"/>
          <w:sz w:val="26"/>
          <w:szCs w:val="26"/>
        </w:rPr>
        <w:t>针对</w:t>
      </w:r>
      <w:r>
        <w:rPr>
          <w:rFonts w:hint="eastAsia"/>
          <w:sz w:val="26"/>
          <w:szCs w:val="26"/>
        </w:rPr>
        <w:t>无人机集群面对动态事件（集群中导引无人机被摧毁、新导引无人机加入等）时的动态区域智能分配</w:t>
      </w:r>
      <w:r w:rsidR="00183DBE" w:rsidRPr="00273935">
        <w:rPr>
          <w:rFonts w:hint="eastAsia"/>
          <w:sz w:val="26"/>
          <w:szCs w:val="26"/>
        </w:rPr>
        <w:t>问题，</w:t>
      </w:r>
      <w:r w:rsidRPr="003C5540">
        <w:rPr>
          <w:sz w:val="26"/>
          <w:szCs w:val="26"/>
        </w:rPr>
        <w:t>融合强化学习与聚类机制，基于目标的多维特征（如位置坐标、重要程度、威胁等级、防御能力等），</w:t>
      </w:r>
      <w:r w:rsidRPr="003C5540">
        <w:rPr>
          <w:rFonts w:eastAsiaTheme="minorEastAsia"/>
          <w:sz w:val="26"/>
          <w:szCs w:val="26"/>
        </w:rPr>
        <w:t>结合目标多维属性和动态事件处理机制，通过三层动作空间设计、状态空间建模及奖励函数构建，</w:t>
      </w:r>
      <w:r w:rsidRPr="003C5540">
        <w:rPr>
          <w:sz w:val="26"/>
          <w:szCs w:val="26"/>
        </w:rPr>
        <w:t>在任务执行过程中引入动态区域划分策略，使无人机集群在面对目标环境变化时，能够实现自适应调整与任务重构，从而提升群体的协同能力和资源利用率。</w:t>
      </w:r>
      <w:r w:rsidRPr="003C5540">
        <w:rPr>
          <w:rFonts w:eastAsiaTheme="minorEastAsia"/>
          <w:sz w:val="26"/>
          <w:szCs w:val="26"/>
        </w:rPr>
        <w:t>本发明方法可实时响应任务环境变化，在新增目标或目标被摧毁后自动调整任务规划，提升无人机集群协同作战效率</w:t>
      </w:r>
      <w:r w:rsidR="00183DBE" w:rsidRPr="00F71496">
        <w:rPr>
          <w:rFonts w:hint="eastAsia"/>
          <w:color w:val="000000"/>
          <w:sz w:val="26"/>
          <w:szCs w:val="26"/>
        </w:rPr>
        <w:t>，为后续的研究以及工程应用提供新的思路。</w:t>
      </w:r>
    </w:p>
    <w:p w14:paraId="42576695" w14:textId="3219971B" w:rsidR="00A061FB" w:rsidRPr="00AC2B31" w:rsidRDefault="000B5616" w:rsidP="00AC2B31">
      <w:pPr>
        <w:snapToGrid w:val="0"/>
        <w:spacing w:line="360" w:lineRule="auto"/>
        <w:ind w:firstLineChars="200" w:firstLine="520"/>
        <w:rPr>
          <w:rFonts w:eastAsiaTheme="minorEastAsia"/>
          <w:bCs/>
          <w:sz w:val="26"/>
          <w:szCs w:val="26"/>
        </w:rPr>
      </w:pPr>
      <w:r w:rsidRPr="00AC2B31">
        <w:rPr>
          <w:rFonts w:eastAsiaTheme="minorEastAsia"/>
          <w:bCs/>
          <w:sz w:val="26"/>
          <w:szCs w:val="26"/>
        </w:rPr>
        <w:t>本发明解决其技术问题所采用的技术方案</w:t>
      </w:r>
      <w:r w:rsidR="00320681" w:rsidRPr="00AC2B31">
        <w:rPr>
          <w:rFonts w:eastAsiaTheme="minorEastAsia"/>
          <w:bCs/>
          <w:sz w:val="26"/>
          <w:szCs w:val="26"/>
        </w:rPr>
        <w:t>如下</w:t>
      </w:r>
      <w:r w:rsidRPr="00AC2B31">
        <w:rPr>
          <w:rFonts w:eastAsiaTheme="minorEastAsia"/>
          <w:bCs/>
          <w:sz w:val="26"/>
          <w:szCs w:val="26"/>
        </w:rPr>
        <w:t>：</w:t>
      </w:r>
    </w:p>
    <w:p w14:paraId="7FC3B1D8" w14:textId="6C8342B5" w:rsidR="00AC2B31" w:rsidRPr="00AC2B31" w:rsidRDefault="00AC2B31" w:rsidP="00AC2B31">
      <w:pPr>
        <w:snapToGrid w:val="0"/>
        <w:spacing w:line="360" w:lineRule="auto"/>
        <w:ind w:firstLineChars="200" w:firstLine="520"/>
        <w:rPr>
          <w:sz w:val="26"/>
          <w:szCs w:val="26"/>
        </w:rPr>
      </w:pPr>
      <w:r>
        <w:rPr>
          <w:rFonts w:hint="eastAsia"/>
          <w:sz w:val="26"/>
          <w:szCs w:val="26"/>
        </w:rPr>
        <w:t>步骤</w:t>
      </w:r>
      <w:r>
        <w:rPr>
          <w:rFonts w:hint="eastAsia"/>
          <w:sz w:val="26"/>
          <w:szCs w:val="26"/>
        </w:rPr>
        <w:t>1</w:t>
      </w:r>
      <w:r w:rsidRPr="00AC2B31">
        <w:rPr>
          <w:rFonts w:hint="eastAsia"/>
          <w:sz w:val="26"/>
          <w:szCs w:val="26"/>
        </w:rPr>
        <w:t>：根据无人机集群属性</w:t>
      </w:r>
      <w:r w:rsidR="00FB3A26">
        <w:rPr>
          <w:rFonts w:hint="eastAsia"/>
          <w:sz w:val="26"/>
          <w:szCs w:val="26"/>
        </w:rPr>
        <w:t>进行</w:t>
      </w:r>
      <w:r w:rsidR="00FB3A26" w:rsidRPr="00FB3A26">
        <w:rPr>
          <w:sz w:val="26"/>
          <w:szCs w:val="26"/>
        </w:rPr>
        <w:t>任务环境建模</w:t>
      </w:r>
      <w:r w:rsidRPr="00AC2B31">
        <w:rPr>
          <w:rFonts w:hint="eastAsia"/>
          <w:sz w:val="26"/>
          <w:szCs w:val="26"/>
        </w:rPr>
        <w:t>；</w:t>
      </w:r>
    </w:p>
    <w:p w14:paraId="118AB424" w14:textId="0F3EFF11" w:rsidR="00AC2B31" w:rsidRPr="00AC2B31" w:rsidRDefault="00AC2B31" w:rsidP="00AC2B31">
      <w:pPr>
        <w:snapToGrid w:val="0"/>
        <w:spacing w:line="360" w:lineRule="auto"/>
        <w:ind w:firstLineChars="200" w:firstLine="520"/>
        <w:rPr>
          <w:sz w:val="26"/>
          <w:szCs w:val="26"/>
        </w:rPr>
      </w:pPr>
      <w:r>
        <w:rPr>
          <w:rFonts w:hint="eastAsia"/>
          <w:sz w:val="26"/>
          <w:szCs w:val="26"/>
        </w:rPr>
        <w:t>步骤</w:t>
      </w:r>
      <w:r>
        <w:rPr>
          <w:sz w:val="26"/>
          <w:szCs w:val="26"/>
        </w:rPr>
        <w:t>2</w:t>
      </w:r>
      <w:r>
        <w:rPr>
          <w:rFonts w:hint="eastAsia"/>
          <w:sz w:val="26"/>
          <w:szCs w:val="26"/>
        </w:rPr>
        <w:t>：</w:t>
      </w:r>
      <w:r w:rsidRPr="00AC2B31">
        <w:rPr>
          <w:rFonts w:hint="eastAsia"/>
          <w:sz w:val="26"/>
          <w:szCs w:val="26"/>
        </w:rPr>
        <w:t>根据</w:t>
      </w:r>
      <w:r w:rsidR="003D72B1" w:rsidRPr="003D72B1">
        <w:rPr>
          <w:rFonts w:hint="eastAsia"/>
          <w:sz w:val="26"/>
          <w:szCs w:val="26"/>
        </w:rPr>
        <w:t>目标点属性特征和目标分群中心动态变化过程</w:t>
      </w:r>
      <w:r w:rsidR="003D72B1">
        <w:rPr>
          <w:rFonts w:hint="eastAsia"/>
          <w:sz w:val="26"/>
          <w:szCs w:val="26"/>
        </w:rPr>
        <w:t>设计状态空间</w:t>
      </w:r>
      <w:r w:rsidRPr="00AC2B31">
        <w:rPr>
          <w:rFonts w:hint="eastAsia"/>
          <w:sz w:val="26"/>
          <w:szCs w:val="26"/>
        </w:rPr>
        <w:t>；</w:t>
      </w:r>
    </w:p>
    <w:p w14:paraId="112D888C" w14:textId="3B74E372" w:rsidR="00AC2B31" w:rsidRPr="00AC2B31" w:rsidRDefault="00AC2B31" w:rsidP="00AC2B31">
      <w:pPr>
        <w:snapToGrid w:val="0"/>
        <w:spacing w:line="360" w:lineRule="auto"/>
        <w:ind w:firstLineChars="200" w:firstLine="520"/>
        <w:rPr>
          <w:ins w:id="4" w:author="郭 行" w:date="2024-01-28T15:24:00Z"/>
          <w:sz w:val="26"/>
          <w:szCs w:val="26"/>
        </w:rPr>
      </w:pPr>
      <w:r>
        <w:rPr>
          <w:rFonts w:hint="eastAsia"/>
          <w:sz w:val="26"/>
          <w:szCs w:val="26"/>
        </w:rPr>
        <w:t>步骤</w:t>
      </w:r>
      <w:r>
        <w:rPr>
          <w:rFonts w:hint="eastAsia"/>
          <w:sz w:val="26"/>
          <w:szCs w:val="26"/>
        </w:rPr>
        <w:t>3</w:t>
      </w:r>
      <w:r>
        <w:rPr>
          <w:rFonts w:hint="eastAsia"/>
          <w:sz w:val="26"/>
          <w:szCs w:val="26"/>
        </w:rPr>
        <w:t>：</w:t>
      </w:r>
      <w:r w:rsidR="00DC7C65" w:rsidRPr="00DC7C65">
        <w:rPr>
          <w:rFonts w:hint="eastAsia"/>
          <w:sz w:val="26"/>
          <w:szCs w:val="26"/>
        </w:rPr>
        <w:t>针对战场目标的动态事件</w:t>
      </w:r>
      <w:r w:rsidR="00DC7C65">
        <w:rPr>
          <w:rFonts w:hint="eastAsia"/>
          <w:sz w:val="26"/>
          <w:szCs w:val="26"/>
        </w:rPr>
        <w:t>设计动作空间</w:t>
      </w:r>
      <w:r w:rsidRPr="00AC2B31">
        <w:rPr>
          <w:rFonts w:hint="eastAsia"/>
          <w:sz w:val="26"/>
          <w:szCs w:val="26"/>
        </w:rPr>
        <w:t>；</w:t>
      </w:r>
    </w:p>
    <w:p w14:paraId="1ADC1091" w14:textId="6967306A" w:rsidR="00AC2B31" w:rsidRPr="00AC2B31" w:rsidRDefault="00AC2B31" w:rsidP="00AC2B31">
      <w:pPr>
        <w:snapToGrid w:val="0"/>
        <w:spacing w:line="360" w:lineRule="auto"/>
        <w:ind w:firstLineChars="200" w:firstLine="520"/>
        <w:rPr>
          <w:sz w:val="26"/>
          <w:szCs w:val="26"/>
        </w:rPr>
      </w:pPr>
      <w:r>
        <w:rPr>
          <w:rFonts w:hint="eastAsia"/>
          <w:sz w:val="26"/>
          <w:szCs w:val="26"/>
        </w:rPr>
        <w:t>步骤</w:t>
      </w:r>
      <w:r>
        <w:rPr>
          <w:rFonts w:hint="eastAsia"/>
          <w:sz w:val="26"/>
          <w:szCs w:val="26"/>
        </w:rPr>
        <w:t>4</w:t>
      </w:r>
      <w:r w:rsidR="00472C36">
        <w:rPr>
          <w:rFonts w:hint="eastAsia"/>
          <w:sz w:val="26"/>
          <w:szCs w:val="26"/>
        </w:rPr>
        <w:t>：</w:t>
      </w:r>
      <w:r w:rsidR="00D259C9" w:rsidRPr="00D259C9">
        <w:rPr>
          <w:rFonts w:hint="eastAsia"/>
          <w:sz w:val="26"/>
          <w:szCs w:val="26"/>
        </w:rPr>
        <w:t>综合考虑目标数量均衡性、群体紧凑性和群任务量均衡性</w:t>
      </w:r>
      <w:r w:rsidR="00D259C9">
        <w:rPr>
          <w:rFonts w:hint="eastAsia"/>
          <w:sz w:val="26"/>
          <w:szCs w:val="26"/>
        </w:rPr>
        <w:t>设计奖励函数</w:t>
      </w:r>
      <w:r>
        <w:rPr>
          <w:rFonts w:hint="eastAsia"/>
          <w:sz w:val="26"/>
          <w:szCs w:val="26"/>
        </w:rPr>
        <w:t>；</w:t>
      </w:r>
    </w:p>
    <w:p w14:paraId="562B8961" w14:textId="22D52A08" w:rsidR="00AC2B31" w:rsidRPr="00AC2B31" w:rsidRDefault="00AC2B31" w:rsidP="00AC2B31">
      <w:pPr>
        <w:snapToGrid w:val="0"/>
        <w:spacing w:line="360" w:lineRule="auto"/>
        <w:ind w:firstLineChars="200" w:firstLine="520"/>
        <w:rPr>
          <w:sz w:val="26"/>
          <w:szCs w:val="26"/>
        </w:rPr>
      </w:pPr>
      <w:r>
        <w:rPr>
          <w:rFonts w:hint="eastAsia"/>
          <w:sz w:val="26"/>
          <w:szCs w:val="26"/>
        </w:rPr>
        <w:t>步骤</w:t>
      </w:r>
      <w:r>
        <w:rPr>
          <w:rFonts w:hint="eastAsia"/>
          <w:sz w:val="26"/>
          <w:szCs w:val="26"/>
        </w:rPr>
        <w:t>5</w:t>
      </w:r>
      <w:r w:rsidR="00472C36">
        <w:rPr>
          <w:rFonts w:hint="eastAsia"/>
          <w:sz w:val="26"/>
          <w:szCs w:val="26"/>
        </w:rPr>
        <w:t>：投喂无人机集群数据进行迭代训练，</w:t>
      </w:r>
      <w:r w:rsidR="007C3803">
        <w:rPr>
          <w:rFonts w:hint="eastAsia"/>
          <w:sz w:val="26"/>
          <w:szCs w:val="26"/>
        </w:rPr>
        <w:t>得到区域目标分配结果</w:t>
      </w:r>
      <w:r w:rsidR="00472C36">
        <w:rPr>
          <w:rFonts w:hint="eastAsia"/>
          <w:sz w:val="26"/>
          <w:szCs w:val="26"/>
        </w:rPr>
        <w:t>；</w:t>
      </w:r>
    </w:p>
    <w:p w14:paraId="644B3E13" w14:textId="69734171" w:rsidR="00AC2B31" w:rsidRPr="00AC2B31" w:rsidRDefault="00AC2B31" w:rsidP="00AC2B31">
      <w:pPr>
        <w:snapToGrid w:val="0"/>
        <w:spacing w:line="360" w:lineRule="auto"/>
        <w:ind w:firstLineChars="200" w:firstLine="520"/>
        <w:rPr>
          <w:sz w:val="26"/>
          <w:szCs w:val="26"/>
        </w:rPr>
      </w:pPr>
      <w:r>
        <w:rPr>
          <w:rFonts w:hint="eastAsia"/>
          <w:sz w:val="26"/>
          <w:szCs w:val="26"/>
        </w:rPr>
        <w:t>进一步地，所述步骤</w:t>
      </w:r>
      <w:r>
        <w:rPr>
          <w:rFonts w:hint="eastAsia"/>
          <w:sz w:val="26"/>
          <w:szCs w:val="26"/>
        </w:rPr>
        <w:t>1</w:t>
      </w:r>
      <w:r w:rsidR="0004185F">
        <w:rPr>
          <w:rFonts w:hint="eastAsia"/>
          <w:sz w:val="26"/>
          <w:szCs w:val="26"/>
        </w:rPr>
        <w:t>具体如下</w:t>
      </w:r>
      <w:r w:rsidRPr="00AC2B31">
        <w:rPr>
          <w:rFonts w:hint="eastAsia"/>
          <w:sz w:val="26"/>
          <w:szCs w:val="26"/>
        </w:rPr>
        <w:t>：</w:t>
      </w:r>
    </w:p>
    <w:p w14:paraId="3599572A" w14:textId="567932B5" w:rsidR="00AC2B31" w:rsidRPr="00AC2B31" w:rsidRDefault="00AC2B31" w:rsidP="00AC2B31">
      <w:pPr>
        <w:snapToGrid w:val="0"/>
        <w:spacing w:line="360" w:lineRule="auto"/>
        <w:ind w:firstLineChars="200" w:firstLine="520"/>
        <w:rPr>
          <w:sz w:val="26"/>
          <w:szCs w:val="26"/>
        </w:rPr>
      </w:pPr>
      <w:r>
        <w:rPr>
          <w:rFonts w:hint="eastAsia"/>
          <w:sz w:val="26"/>
          <w:szCs w:val="26"/>
        </w:rPr>
        <w:t>步骤</w:t>
      </w:r>
      <w:r>
        <w:rPr>
          <w:rFonts w:hint="eastAsia"/>
          <w:sz w:val="26"/>
          <w:szCs w:val="26"/>
        </w:rPr>
        <w:t>1</w:t>
      </w:r>
      <w:r>
        <w:rPr>
          <w:sz w:val="26"/>
          <w:szCs w:val="26"/>
        </w:rPr>
        <w:t>-1</w:t>
      </w:r>
      <w:r w:rsidRPr="00AC2B31">
        <w:rPr>
          <w:rFonts w:hint="eastAsia"/>
          <w:sz w:val="26"/>
          <w:szCs w:val="26"/>
        </w:rPr>
        <w:t>：确定无人机集群属性</w:t>
      </w:r>
      <w:r>
        <w:rPr>
          <w:rFonts w:hint="eastAsia"/>
          <w:sz w:val="26"/>
          <w:szCs w:val="26"/>
        </w:rPr>
        <w:t>，</w:t>
      </w:r>
      <w:r w:rsidRPr="00AC2B31">
        <w:rPr>
          <w:rFonts w:hint="eastAsia"/>
          <w:sz w:val="26"/>
          <w:szCs w:val="26"/>
        </w:rPr>
        <w:t>包括无人机位置坐标、无人机类型、无人机飞行总航程、无人机攻击能力，其中攻击能力等于无人机载弹数，无人机均实施自杀式攻击，建立</w:t>
      </w:r>
      <w:r w:rsidR="00FB3A26">
        <w:rPr>
          <w:rFonts w:hint="eastAsia"/>
          <w:sz w:val="26"/>
          <w:szCs w:val="26"/>
        </w:rPr>
        <w:t>无人机集群</w:t>
      </w:r>
      <w:r w:rsidRPr="00AC2B31">
        <w:rPr>
          <w:rFonts w:hint="eastAsia"/>
          <w:sz w:val="26"/>
          <w:szCs w:val="26"/>
        </w:rPr>
        <w:t>作战资源模型</w:t>
      </w:r>
      <w:r>
        <w:rPr>
          <w:rFonts w:hint="eastAsia"/>
          <w:sz w:val="26"/>
          <w:szCs w:val="26"/>
        </w:rPr>
        <w:t>；</w:t>
      </w:r>
    </w:p>
    <w:p w14:paraId="278E9A64" w14:textId="49D433FD" w:rsidR="00AC2B31" w:rsidRPr="00AC2B31" w:rsidRDefault="00AC2B31" w:rsidP="00AC2B31">
      <w:pPr>
        <w:snapToGrid w:val="0"/>
        <w:spacing w:line="360" w:lineRule="auto"/>
        <w:ind w:firstLineChars="200" w:firstLine="520"/>
        <w:rPr>
          <w:sz w:val="26"/>
          <w:szCs w:val="26"/>
        </w:rPr>
      </w:pPr>
      <w:bookmarkStart w:id="5" w:name="_Hlk156414067"/>
      <w:r>
        <w:rPr>
          <w:rFonts w:hint="eastAsia"/>
          <w:sz w:val="26"/>
          <w:szCs w:val="26"/>
        </w:rPr>
        <w:t>步骤</w:t>
      </w:r>
      <w:r>
        <w:rPr>
          <w:rFonts w:hint="eastAsia"/>
          <w:sz w:val="26"/>
          <w:szCs w:val="26"/>
        </w:rPr>
        <w:t>1</w:t>
      </w:r>
      <w:r>
        <w:rPr>
          <w:sz w:val="26"/>
          <w:szCs w:val="26"/>
        </w:rPr>
        <w:t>-2</w:t>
      </w:r>
      <w:r>
        <w:rPr>
          <w:rFonts w:hint="eastAsia"/>
          <w:sz w:val="26"/>
          <w:szCs w:val="26"/>
        </w:rPr>
        <w:t>：</w:t>
      </w:r>
      <w:r w:rsidRPr="00AC2B31">
        <w:rPr>
          <w:rFonts w:hint="eastAsia"/>
          <w:sz w:val="26"/>
          <w:szCs w:val="26"/>
        </w:rPr>
        <w:t>设空间中有</w:t>
      </w:r>
      <w:r w:rsidR="00BB0EBB" w:rsidRPr="00025957">
        <w:rPr>
          <w:position w:val="-4"/>
        </w:rPr>
        <w:object w:dxaOrig="200" w:dyaOrig="220" w14:anchorId="1D5E35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5" type="#_x0000_t75" style="width:9.8pt;height:10.95pt" o:ole="">
            <v:imagedata r:id="rId8" o:title=""/>
          </v:shape>
          <o:OLEObject Type="Embed" ProgID="Equation.DSMT4" ShapeID="_x0000_i1285" DrawAspect="Content" ObjectID="_1814433441" r:id="rId9"/>
        </w:object>
      </w:r>
      <w:r w:rsidRPr="00AC2B31">
        <w:rPr>
          <w:rFonts w:hint="eastAsia"/>
          <w:sz w:val="26"/>
          <w:szCs w:val="26"/>
        </w:rPr>
        <w:t>架无人机，无人机集群作战资源</w:t>
      </w:r>
      <w:r w:rsidR="00BB0EBB" w:rsidRPr="00025957">
        <w:rPr>
          <w:position w:val="-4"/>
        </w:rPr>
        <w:object w:dxaOrig="2220" w:dyaOrig="360" w14:anchorId="3C738BE0">
          <v:shape id="_x0000_i1289" type="#_x0000_t75" style="width:111.15pt;height:17.85pt" o:ole="">
            <v:imagedata r:id="rId10" o:title=""/>
          </v:shape>
          <o:OLEObject Type="Embed" ProgID="Equation.DSMT4" ShapeID="_x0000_i1289" DrawAspect="Content" ObjectID="_1814433442" r:id="rId11"/>
        </w:object>
      </w:r>
      <w:r w:rsidRPr="00AC2B31">
        <w:rPr>
          <w:rFonts w:hint="eastAsia"/>
          <w:sz w:val="26"/>
          <w:szCs w:val="26"/>
        </w:rPr>
        <w:t>，</w:t>
      </w:r>
      <w:r w:rsidR="00BB0EBB" w:rsidRPr="00025957">
        <w:rPr>
          <w:position w:val="-4"/>
        </w:rPr>
        <w:object w:dxaOrig="2180" w:dyaOrig="360" w14:anchorId="4A59F076">
          <v:shape id="_x0000_i1294" type="#_x0000_t75" style="width:108.85pt;height:17.85pt" o:ole="">
            <v:imagedata r:id="rId12" o:title=""/>
          </v:shape>
          <o:OLEObject Type="Embed" ProgID="Equation.DSMT4" ShapeID="_x0000_i1294" DrawAspect="Content" ObjectID="_1814433443" r:id="rId13"/>
        </w:object>
      </w:r>
      <w:r w:rsidRPr="00AC2B31">
        <w:rPr>
          <w:rFonts w:hint="eastAsia"/>
          <w:sz w:val="26"/>
          <w:szCs w:val="26"/>
        </w:rPr>
        <w:t>表征单个无人机的特征值，</w:t>
      </w:r>
      <w:r w:rsidR="00BB0EBB" w:rsidRPr="00025957">
        <w:rPr>
          <w:position w:val="-4"/>
        </w:rPr>
        <w:object w:dxaOrig="320" w:dyaOrig="360" w14:anchorId="4E3D9058">
          <v:shape id="_x0000_i1299" type="#_x0000_t75" style="width:16.15pt;height:17.85pt" o:ole="">
            <v:imagedata r:id="rId14" o:title=""/>
          </v:shape>
          <o:OLEObject Type="Embed" ProgID="Equation.DSMT4" ShapeID="_x0000_i1299" DrawAspect="Content" ObjectID="_1814433444" r:id="rId15"/>
        </w:object>
      </w:r>
      <w:r w:rsidRPr="00AC2B31">
        <w:rPr>
          <w:rFonts w:hint="eastAsia"/>
          <w:sz w:val="26"/>
          <w:szCs w:val="26"/>
        </w:rPr>
        <w:t>表示无人机位置，</w:t>
      </w:r>
      <w:r w:rsidR="00BB0EBB" w:rsidRPr="00025957">
        <w:rPr>
          <w:position w:val="-4"/>
        </w:rPr>
        <w:object w:dxaOrig="340" w:dyaOrig="360" w14:anchorId="74A10E93">
          <v:shape id="_x0000_i1304" type="#_x0000_t75" style="width:17.3pt;height:17.85pt" o:ole="">
            <v:imagedata r:id="rId16" o:title=""/>
          </v:shape>
          <o:OLEObject Type="Embed" ProgID="Equation.DSMT4" ShapeID="_x0000_i1304" DrawAspect="Content" ObjectID="_1814433445" r:id="rId17"/>
        </w:object>
      </w:r>
      <w:r w:rsidRPr="00AC2B31">
        <w:rPr>
          <w:rFonts w:hint="eastAsia"/>
          <w:sz w:val="26"/>
          <w:szCs w:val="26"/>
        </w:rPr>
        <w:t>表示无人机类型，包括侦察无人机和攻击无人机</w:t>
      </w:r>
      <w:r>
        <w:rPr>
          <w:rFonts w:hint="eastAsia"/>
          <w:sz w:val="26"/>
          <w:szCs w:val="26"/>
        </w:rPr>
        <w:t>；</w:t>
      </w:r>
      <w:r w:rsidR="00BB0EBB" w:rsidRPr="00025957">
        <w:rPr>
          <w:position w:val="-4"/>
        </w:rPr>
        <w:object w:dxaOrig="380" w:dyaOrig="360" w14:anchorId="2C290CCD">
          <v:shape id="_x0000_i1309" type="#_x0000_t75" style="width:19pt;height:17.85pt" o:ole="">
            <v:imagedata r:id="rId18" o:title=""/>
          </v:shape>
          <o:OLEObject Type="Embed" ProgID="Equation.DSMT4" ShapeID="_x0000_i1309" DrawAspect="Content" ObjectID="_1814433446" r:id="rId19"/>
        </w:object>
      </w:r>
      <w:r w:rsidRPr="00AC2B31">
        <w:rPr>
          <w:rFonts w:hint="eastAsia"/>
          <w:sz w:val="26"/>
          <w:szCs w:val="26"/>
        </w:rPr>
        <w:t>表示无人机执行距离</w:t>
      </w:r>
      <w:r>
        <w:rPr>
          <w:rFonts w:hint="eastAsia"/>
          <w:sz w:val="26"/>
          <w:szCs w:val="26"/>
        </w:rPr>
        <w:t>；</w:t>
      </w:r>
      <w:r w:rsidR="00BB0EBB" w:rsidRPr="00025957">
        <w:rPr>
          <w:position w:val="-4"/>
        </w:rPr>
        <w:object w:dxaOrig="360" w:dyaOrig="360" w14:anchorId="6FC012F9">
          <v:shape id="_x0000_i1314" type="#_x0000_t75" style="width:17.85pt;height:17.85pt" o:ole="">
            <v:imagedata r:id="rId20" o:title=""/>
          </v:shape>
          <o:OLEObject Type="Embed" ProgID="Equation.DSMT4" ShapeID="_x0000_i1314" DrawAspect="Content" ObjectID="_1814433447" r:id="rId21"/>
        </w:object>
      </w:r>
      <w:r w:rsidRPr="00AC2B31">
        <w:rPr>
          <w:rFonts w:hint="eastAsia"/>
          <w:sz w:val="26"/>
          <w:szCs w:val="26"/>
        </w:rPr>
        <w:t>表示无人机进攻能</w:t>
      </w:r>
      <w:r w:rsidRPr="00AC2B31">
        <w:rPr>
          <w:rFonts w:hint="eastAsia"/>
          <w:sz w:val="26"/>
          <w:szCs w:val="26"/>
        </w:rPr>
        <w:lastRenderedPageBreak/>
        <w:t>力，所有无人机</w:t>
      </w:r>
      <w:proofErr w:type="gramStart"/>
      <w:r w:rsidRPr="00AC2B31">
        <w:rPr>
          <w:rFonts w:hint="eastAsia"/>
          <w:sz w:val="26"/>
          <w:szCs w:val="26"/>
        </w:rPr>
        <w:t>皆实施</w:t>
      </w:r>
      <w:proofErr w:type="gramEnd"/>
      <w:r w:rsidRPr="00AC2B31">
        <w:rPr>
          <w:rFonts w:hint="eastAsia"/>
          <w:sz w:val="26"/>
          <w:szCs w:val="26"/>
        </w:rPr>
        <w:t>自杀式攻击，对于侦察无人机</w:t>
      </w:r>
      <w:r w:rsidR="00BB0EBB" w:rsidRPr="00025957">
        <w:rPr>
          <w:position w:val="-4"/>
        </w:rPr>
        <w:object w:dxaOrig="700" w:dyaOrig="360" w14:anchorId="0E3932E3">
          <v:shape id="_x0000_i1319" type="#_x0000_t75" style="width:35.15pt;height:17.85pt" o:ole="">
            <v:imagedata r:id="rId22" o:title=""/>
          </v:shape>
          <o:OLEObject Type="Embed" ProgID="Equation.DSMT4" ShapeID="_x0000_i1319" DrawAspect="Content" ObjectID="_1814433448" r:id="rId23"/>
        </w:object>
      </w:r>
      <w:r w:rsidRPr="00AC2B31">
        <w:rPr>
          <w:rFonts w:hint="eastAsia"/>
          <w:sz w:val="26"/>
          <w:szCs w:val="26"/>
        </w:rPr>
        <w:t>，攻击无人机的进攻能力</w:t>
      </w:r>
      <w:r w:rsidR="00BB0EBB" w:rsidRPr="00025957">
        <w:rPr>
          <w:position w:val="-4"/>
        </w:rPr>
        <w:object w:dxaOrig="1440" w:dyaOrig="360" w14:anchorId="5F2FB3E9">
          <v:shape id="_x0000_i1324" type="#_x0000_t75" style="width:1in;height:17.85pt" o:ole="">
            <v:imagedata r:id="rId24" o:title=""/>
          </v:shape>
          <o:OLEObject Type="Embed" ProgID="Equation.DSMT4" ShapeID="_x0000_i1324" DrawAspect="Content" ObjectID="_1814433449" r:id="rId25"/>
        </w:object>
      </w:r>
      <w:r w:rsidRPr="00AC2B31">
        <w:rPr>
          <w:rFonts w:hint="eastAsia"/>
          <w:sz w:val="26"/>
          <w:szCs w:val="26"/>
        </w:rPr>
        <w:t>，</w:t>
      </w:r>
      <w:r w:rsidR="00BB0EBB" w:rsidRPr="00025957">
        <w:rPr>
          <w:position w:val="-4"/>
        </w:rPr>
        <w:object w:dxaOrig="580" w:dyaOrig="360" w14:anchorId="56FB9343">
          <v:shape id="_x0000_i1329" type="#_x0000_t75" style="width:28.8pt;height:17.85pt" o:ole="">
            <v:imagedata r:id="rId26" o:title=""/>
          </v:shape>
          <o:OLEObject Type="Embed" ProgID="Equation.DSMT4" ShapeID="_x0000_i1329" DrawAspect="Content" ObjectID="_1814433450" r:id="rId27"/>
        </w:object>
      </w:r>
      <w:r w:rsidRPr="00AC2B31">
        <w:rPr>
          <w:rFonts w:hint="eastAsia"/>
          <w:sz w:val="26"/>
          <w:szCs w:val="26"/>
        </w:rPr>
        <w:t>表示攻击无人机的载弹量。</w:t>
      </w:r>
    </w:p>
    <w:bookmarkEnd w:id="5"/>
    <w:p w14:paraId="5215A3C7" w14:textId="31EE22E1" w:rsidR="00AC2B31" w:rsidRPr="00AC2B31" w:rsidRDefault="0004185F" w:rsidP="001A4B1F">
      <w:pPr>
        <w:snapToGrid w:val="0"/>
        <w:spacing w:line="360" w:lineRule="auto"/>
        <w:ind w:firstLineChars="200" w:firstLine="520"/>
        <w:rPr>
          <w:sz w:val="26"/>
          <w:szCs w:val="26"/>
        </w:rPr>
      </w:pPr>
      <w:r>
        <w:rPr>
          <w:rFonts w:hint="eastAsia"/>
          <w:sz w:val="26"/>
          <w:szCs w:val="26"/>
        </w:rPr>
        <w:t>进一步地，所述步骤</w:t>
      </w:r>
      <w:r>
        <w:rPr>
          <w:rFonts w:hint="eastAsia"/>
          <w:sz w:val="26"/>
          <w:szCs w:val="26"/>
        </w:rPr>
        <w:t>2</w:t>
      </w:r>
      <w:r>
        <w:rPr>
          <w:rFonts w:hint="eastAsia"/>
          <w:sz w:val="26"/>
          <w:szCs w:val="26"/>
        </w:rPr>
        <w:t>具体如下</w:t>
      </w:r>
      <w:r w:rsidR="00AC2B31" w:rsidRPr="00AC2B31">
        <w:rPr>
          <w:rFonts w:hint="eastAsia"/>
          <w:sz w:val="26"/>
          <w:szCs w:val="26"/>
        </w:rPr>
        <w:t>：</w:t>
      </w:r>
    </w:p>
    <w:p w14:paraId="2338E0BD" w14:textId="1FD4E55A" w:rsidR="00AC2B31" w:rsidRPr="00AC2B31" w:rsidRDefault="001A4B1F" w:rsidP="001A4B1F">
      <w:pPr>
        <w:snapToGrid w:val="0"/>
        <w:spacing w:line="360" w:lineRule="auto"/>
        <w:ind w:firstLineChars="200" w:firstLine="520"/>
        <w:rPr>
          <w:sz w:val="26"/>
          <w:szCs w:val="26"/>
        </w:rPr>
      </w:pPr>
      <w:r>
        <w:rPr>
          <w:rFonts w:hint="eastAsia"/>
          <w:sz w:val="26"/>
          <w:szCs w:val="26"/>
        </w:rPr>
        <w:t>步骤</w:t>
      </w:r>
      <w:r>
        <w:rPr>
          <w:rFonts w:hint="eastAsia"/>
          <w:sz w:val="26"/>
          <w:szCs w:val="26"/>
        </w:rPr>
        <w:t>2</w:t>
      </w:r>
      <w:r>
        <w:rPr>
          <w:sz w:val="26"/>
          <w:szCs w:val="26"/>
        </w:rPr>
        <w:t>-</w:t>
      </w:r>
      <w:r w:rsidR="00AC2B31" w:rsidRPr="00AC2B31">
        <w:rPr>
          <w:sz w:val="26"/>
          <w:szCs w:val="26"/>
        </w:rPr>
        <w:t>1</w:t>
      </w:r>
      <w:r w:rsidR="00AC2B31" w:rsidRPr="00AC2B31">
        <w:rPr>
          <w:rFonts w:hint="eastAsia"/>
          <w:sz w:val="26"/>
          <w:szCs w:val="26"/>
        </w:rPr>
        <w:t>：</w:t>
      </w:r>
      <w:r w:rsidR="003D72B1">
        <w:rPr>
          <w:rFonts w:hint="eastAsia"/>
          <w:sz w:val="26"/>
          <w:szCs w:val="26"/>
        </w:rPr>
        <w:t>在任务环境模型中确定</w:t>
      </w:r>
      <w:r w:rsidR="003D72B1" w:rsidRPr="003D72B1">
        <w:rPr>
          <w:rFonts w:hint="eastAsia"/>
          <w:sz w:val="26"/>
          <w:szCs w:val="26"/>
        </w:rPr>
        <w:t>目标点的主要属性</w:t>
      </w:r>
      <w:r w:rsidR="003D72B1">
        <w:rPr>
          <w:rFonts w:hint="eastAsia"/>
          <w:sz w:val="26"/>
          <w:szCs w:val="26"/>
        </w:rPr>
        <w:t>，</w:t>
      </w:r>
      <w:r w:rsidR="003D72B1" w:rsidRPr="003D72B1">
        <w:rPr>
          <w:rFonts w:hint="eastAsia"/>
          <w:sz w:val="26"/>
          <w:szCs w:val="26"/>
        </w:rPr>
        <w:t>包括描述目标点在空间中分布的位置坐标、目标类型、目标的价值和防御能力等。这些特征为策略的决策提供了基础信息</w:t>
      </w:r>
      <w:r w:rsidR="00AC2B31" w:rsidRPr="00AC2B31">
        <w:rPr>
          <w:rFonts w:hint="eastAsia"/>
          <w:sz w:val="26"/>
          <w:szCs w:val="26"/>
        </w:rPr>
        <w:t>；</w:t>
      </w:r>
    </w:p>
    <w:p w14:paraId="54BFC011" w14:textId="5655414B" w:rsidR="00AC2B31" w:rsidRDefault="001A4B1F" w:rsidP="001A4B1F">
      <w:pPr>
        <w:snapToGrid w:val="0"/>
        <w:spacing w:line="360" w:lineRule="auto"/>
        <w:ind w:firstLineChars="200" w:firstLine="520"/>
        <w:rPr>
          <w:sz w:val="26"/>
          <w:szCs w:val="26"/>
        </w:rPr>
      </w:pPr>
      <w:r>
        <w:rPr>
          <w:rFonts w:hint="eastAsia"/>
          <w:sz w:val="26"/>
          <w:szCs w:val="26"/>
        </w:rPr>
        <w:t>步骤</w:t>
      </w:r>
      <w:r>
        <w:rPr>
          <w:rFonts w:hint="eastAsia"/>
          <w:sz w:val="26"/>
          <w:szCs w:val="26"/>
        </w:rPr>
        <w:t>2</w:t>
      </w:r>
      <w:r>
        <w:rPr>
          <w:sz w:val="26"/>
          <w:szCs w:val="26"/>
        </w:rPr>
        <w:t>-2</w:t>
      </w:r>
      <w:r>
        <w:rPr>
          <w:rFonts w:hint="eastAsia"/>
          <w:sz w:val="26"/>
          <w:szCs w:val="26"/>
        </w:rPr>
        <w:t>：</w:t>
      </w:r>
      <w:r w:rsidR="003D72B1" w:rsidRPr="003D72B1">
        <w:rPr>
          <w:rFonts w:hint="eastAsia"/>
          <w:sz w:val="26"/>
          <w:szCs w:val="26"/>
        </w:rPr>
        <w:t>定义包括分群内目标数量、目标点的分布特性（同一目标分群内目标位置</w:t>
      </w:r>
      <w:r w:rsidR="003D72B1" w:rsidRPr="003D72B1">
        <w:rPr>
          <w:rFonts w:hint="eastAsia"/>
          <w:sz w:val="26"/>
          <w:szCs w:val="26"/>
        </w:rPr>
        <w:t xml:space="preserve"> </w:t>
      </w:r>
      <w:r w:rsidR="003D72B1" w:rsidRPr="003D72B1">
        <w:rPr>
          <w:rFonts w:hint="eastAsia"/>
          <w:sz w:val="26"/>
          <w:szCs w:val="26"/>
        </w:rPr>
        <w:t>坐标的标准差）、分群目标到中心的平均距离，以及分群内目标的价值总和、防御能力总和及其比值，用以反应不同分群的任务量</w:t>
      </w:r>
      <w:r w:rsidR="003D72B1">
        <w:rPr>
          <w:rFonts w:hint="eastAsia"/>
          <w:sz w:val="26"/>
          <w:szCs w:val="26"/>
        </w:rPr>
        <w:t>；</w:t>
      </w:r>
    </w:p>
    <w:p w14:paraId="6C951112" w14:textId="6A5AB2F5" w:rsidR="003D72B1" w:rsidRPr="003D72B1" w:rsidRDefault="003D72B1" w:rsidP="003D72B1">
      <w:pPr>
        <w:snapToGrid w:val="0"/>
        <w:spacing w:line="360" w:lineRule="auto"/>
        <w:ind w:firstLineChars="200" w:firstLine="520"/>
        <w:rPr>
          <w:sz w:val="26"/>
          <w:szCs w:val="26"/>
        </w:rPr>
      </w:pPr>
      <w:r w:rsidRPr="003D72B1">
        <w:rPr>
          <w:rFonts w:hint="eastAsia"/>
          <w:sz w:val="26"/>
          <w:szCs w:val="26"/>
        </w:rPr>
        <w:t>群内目标数量、价值总和、防御力总和及其比值采用</w:t>
      </w:r>
      <w:r w:rsidRPr="003D72B1">
        <w:rPr>
          <w:rFonts w:hint="eastAsia"/>
          <w:sz w:val="26"/>
          <w:szCs w:val="26"/>
        </w:rPr>
        <w:t>Z-Score</w:t>
      </w:r>
      <w:r w:rsidRPr="003D72B1">
        <w:rPr>
          <w:rFonts w:hint="eastAsia"/>
          <w:sz w:val="26"/>
          <w:szCs w:val="26"/>
        </w:rPr>
        <w:t>标准化并通过</w:t>
      </w:r>
      <w:r w:rsidRPr="003D72B1">
        <w:rPr>
          <w:rFonts w:hint="eastAsia"/>
          <w:sz w:val="26"/>
          <w:szCs w:val="26"/>
        </w:rPr>
        <w:t>tanh</w:t>
      </w:r>
      <w:r w:rsidRPr="003D72B1">
        <w:rPr>
          <w:rFonts w:hint="eastAsia"/>
          <w:sz w:val="26"/>
          <w:szCs w:val="26"/>
        </w:rPr>
        <w:t>函数映射到</w:t>
      </w:r>
      <w:r w:rsidR="00BB0EBB" w:rsidRPr="00025957">
        <w:rPr>
          <w:position w:val="-4"/>
        </w:rPr>
        <w:object w:dxaOrig="680" w:dyaOrig="320" w14:anchorId="34454BCC">
          <v:shape id="_x0000_i1334" type="#_x0000_t75" style="width:34pt;height:16.15pt" o:ole="">
            <v:imagedata r:id="rId28" o:title=""/>
          </v:shape>
          <o:OLEObject Type="Embed" ProgID="Equation.DSMT4" ShapeID="_x0000_i1334" DrawAspect="Content" ObjectID="_1814433451" r:id="rId29"/>
        </w:object>
      </w:r>
      <w:r w:rsidRPr="003D72B1">
        <w:rPr>
          <w:rFonts w:hint="eastAsia"/>
          <w:sz w:val="26"/>
          <w:szCs w:val="26"/>
        </w:rPr>
        <w:t>区间，对于分群内目标位置</w:t>
      </w:r>
      <w:r w:rsidRPr="003D72B1">
        <w:rPr>
          <w:rFonts w:hint="eastAsia"/>
          <w:sz w:val="26"/>
          <w:szCs w:val="26"/>
        </w:rPr>
        <w:t xml:space="preserve"> </w:t>
      </w:r>
      <w:r w:rsidRPr="003D72B1">
        <w:rPr>
          <w:rFonts w:hint="eastAsia"/>
          <w:sz w:val="26"/>
          <w:szCs w:val="26"/>
        </w:rPr>
        <w:t>坐标的标准差以及群内目标到中心的平均距离则采用</w:t>
      </w:r>
      <w:r w:rsidRPr="003D72B1">
        <w:rPr>
          <w:rFonts w:hint="eastAsia"/>
          <w:sz w:val="26"/>
          <w:szCs w:val="26"/>
        </w:rPr>
        <w:t>Min-Max</w:t>
      </w:r>
      <w:r w:rsidRPr="003D72B1">
        <w:rPr>
          <w:rFonts w:hint="eastAsia"/>
          <w:sz w:val="26"/>
          <w:szCs w:val="26"/>
        </w:rPr>
        <w:t>标准化，使其取值在</w:t>
      </w:r>
      <w:r w:rsidR="00BB0EBB" w:rsidRPr="00025957">
        <w:rPr>
          <w:position w:val="-4"/>
        </w:rPr>
        <w:object w:dxaOrig="560" w:dyaOrig="320" w14:anchorId="51620B32">
          <v:shape id="_x0000_i1339" type="#_x0000_t75" style="width:28.2pt;height:16.15pt" o:ole="">
            <v:imagedata r:id="rId30" o:title=""/>
          </v:shape>
          <o:OLEObject Type="Embed" ProgID="Equation.DSMT4" ShapeID="_x0000_i1339" DrawAspect="Content" ObjectID="_1814433452" r:id="rId31"/>
        </w:object>
      </w:r>
      <w:r w:rsidRPr="003D72B1">
        <w:rPr>
          <w:rFonts w:hint="eastAsia"/>
          <w:sz w:val="26"/>
          <w:szCs w:val="26"/>
        </w:rPr>
        <w:t>之间，进一步规范了特征的尺度，使得特征在后续的算法计算与决策过程中具有更好的稳定性与可比性。因此，对于每一个目标分群，形成的状态特征如下所示：</w:t>
      </w:r>
    </w:p>
    <w:p w14:paraId="2DBCD4CE" w14:textId="610A7408" w:rsidR="003D72B1" w:rsidRPr="003D72B1" w:rsidRDefault="00BB0EBB" w:rsidP="003D72B1">
      <w:pPr>
        <w:snapToGrid w:val="0"/>
        <w:spacing w:line="360" w:lineRule="auto"/>
        <w:jc w:val="center"/>
        <w:rPr>
          <w:sz w:val="26"/>
          <w:szCs w:val="26"/>
        </w:rPr>
      </w:pPr>
      <w:r w:rsidRPr="00025957">
        <w:rPr>
          <w:position w:val="-4"/>
        </w:rPr>
        <w:object w:dxaOrig="4260" w:dyaOrig="760" w14:anchorId="73DE9F76">
          <v:shape id="_x0000_i1344" type="#_x0000_t75" style="width:213.1pt;height:38pt" o:ole="">
            <v:imagedata r:id="rId32" o:title=""/>
          </v:shape>
          <o:OLEObject Type="Embed" ProgID="Equation.DSMT4" ShapeID="_x0000_i1344" DrawAspect="Content" ObjectID="_1814433453" r:id="rId33"/>
        </w:object>
      </w:r>
    </w:p>
    <w:p w14:paraId="403CA0A7" w14:textId="52569668" w:rsidR="003D72B1" w:rsidRPr="003D72B1" w:rsidRDefault="003D72B1" w:rsidP="003D72B1">
      <w:pPr>
        <w:snapToGrid w:val="0"/>
        <w:spacing w:line="360" w:lineRule="auto"/>
        <w:ind w:firstLineChars="200" w:firstLine="520"/>
        <w:rPr>
          <w:sz w:val="26"/>
          <w:szCs w:val="26"/>
        </w:rPr>
      </w:pPr>
      <w:r w:rsidRPr="003D72B1">
        <w:rPr>
          <w:rFonts w:hint="eastAsia"/>
          <w:sz w:val="26"/>
          <w:szCs w:val="26"/>
        </w:rPr>
        <w:t>将各目标分群的所有特征组合成如下所示的状态矩阵，为智能</w:t>
      </w:r>
      <w:proofErr w:type="gramStart"/>
      <w:r w:rsidRPr="003D72B1">
        <w:rPr>
          <w:rFonts w:hint="eastAsia"/>
          <w:sz w:val="26"/>
          <w:szCs w:val="26"/>
        </w:rPr>
        <w:t>体提供</w:t>
      </w:r>
      <w:proofErr w:type="gramEnd"/>
      <w:r w:rsidRPr="003D72B1">
        <w:rPr>
          <w:rFonts w:hint="eastAsia"/>
          <w:sz w:val="26"/>
          <w:szCs w:val="26"/>
        </w:rPr>
        <w:t>全面且经过处理的环境状态信息</w:t>
      </w:r>
      <w:r>
        <w:rPr>
          <w:rFonts w:hint="eastAsia"/>
          <w:sz w:val="26"/>
          <w:szCs w:val="26"/>
        </w:rPr>
        <w:t>：</w:t>
      </w:r>
    </w:p>
    <w:p w14:paraId="663BE3E1" w14:textId="621573D6" w:rsidR="003D72B1" w:rsidRPr="003D72B1" w:rsidRDefault="00BB0EBB" w:rsidP="003D72B1">
      <w:pPr>
        <w:snapToGrid w:val="0"/>
        <w:spacing w:line="360" w:lineRule="auto"/>
        <w:jc w:val="center"/>
        <w:rPr>
          <w:sz w:val="26"/>
          <w:szCs w:val="26"/>
        </w:rPr>
      </w:pPr>
      <w:r w:rsidRPr="00025957">
        <w:rPr>
          <w:position w:val="-4"/>
        </w:rPr>
        <w:object w:dxaOrig="960" w:dyaOrig="1200" w14:anchorId="6DBE26C2">
          <v:shape id="_x0000_i1349" type="#_x0000_t75" style="width:47.8pt;height:59.9pt" o:ole="">
            <v:imagedata r:id="rId34" o:title=""/>
          </v:shape>
          <o:OLEObject Type="Embed" ProgID="Equation.DSMT4" ShapeID="_x0000_i1349" DrawAspect="Content" ObjectID="_1814433454" r:id="rId35"/>
        </w:object>
      </w:r>
    </w:p>
    <w:p w14:paraId="2ED3D01A" w14:textId="77777777" w:rsidR="001A4B1F" w:rsidRDefault="001A4B1F" w:rsidP="001A4B1F">
      <w:pPr>
        <w:snapToGrid w:val="0"/>
        <w:spacing w:line="360" w:lineRule="auto"/>
        <w:ind w:firstLineChars="200" w:firstLine="520"/>
        <w:rPr>
          <w:sz w:val="26"/>
          <w:szCs w:val="26"/>
        </w:rPr>
      </w:pPr>
      <w:r>
        <w:rPr>
          <w:rFonts w:hint="eastAsia"/>
          <w:sz w:val="26"/>
          <w:szCs w:val="26"/>
        </w:rPr>
        <w:t>进一步地，所述步骤</w:t>
      </w:r>
      <w:r>
        <w:rPr>
          <w:rFonts w:hint="eastAsia"/>
          <w:sz w:val="26"/>
          <w:szCs w:val="26"/>
        </w:rPr>
        <w:t>3</w:t>
      </w:r>
      <w:r>
        <w:rPr>
          <w:rFonts w:hint="eastAsia"/>
          <w:sz w:val="26"/>
          <w:szCs w:val="26"/>
        </w:rPr>
        <w:t>具体如下：</w:t>
      </w:r>
    </w:p>
    <w:p w14:paraId="6CBCAFA7" w14:textId="2E29B524" w:rsidR="00AC2B31" w:rsidRPr="00AC2B31" w:rsidRDefault="001E218D" w:rsidP="003A7F08">
      <w:pPr>
        <w:snapToGrid w:val="0"/>
        <w:spacing w:line="360" w:lineRule="auto"/>
        <w:ind w:firstLineChars="200" w:firstLine="520"/>
        <w:rPr>
          <w:sz w:val="26"/>
          <w:szCs w:val="26"/>
        </w:rPr>
      </w:pPr>
      <w:r>
        <w:rPr>
          <w:rFonts w:hint="eastAsia"/>
          <w:sz w:val="26"/>
          <w:szCs w:val="26"/>
        </w:rPr>
        <w:t>步骤</w:t>
      </w:r>
      <w:r>
        <w:rPr>
          <w:rFonts w:hint="eastAsia"/>
          <w:sz w:val="26"/>
          <w:szCs w:val="26"/>
        </w:rPr>
        <w:t>3</w:t>
      </w:r>
      <w:r>
        <w:rPr>
          <w:sz w:val="26"/>
          <w:szCs w:val="26"/>
        </w:rPr>
        <w:t>-1</w:t>
      </w:r>
      <w:r>
        <w:rPr>
          <w:rFonts w:hint="eastAsia"/>
          <w:sz w:val="26"/>
          <w:szCs w:val="26"/>
        </w:rPr>
        <w:t>：</w:t>
      </w:r>
      <w:r w:rsidR="003A7F08">
        <w:rPr>
          <w:rFonts w:hint="eastAsia"/>
          <w:sz w:val="26"/>
          <w:szCs w:val="26"/>
        </w:rPr>
        <w:t>采用多步骤决策。设计三层动作空间。</w:t>
      </w:r>
      <w:r w:rsidR="003A7F08" w:rsidRPr="003A7F08">
        <w:rPr>
          <w:rFonts w:hint="eastAsia"/>
          <w:sz w:val="26"/>
          <w:szCs w:val="26"/>
        </w:rPr>
        <w:t>每次动作包含三个维度：选择源群（目标所在的初始目标群）、选择目标、选择目标的新归属分群。通过动态调整分群中心和目标的分布，优化分群结果的紧凑性和任务均衡性</w:t>
      </w:r>
      <w:r w:rsidR="003A7F08">
        <w:rPr>
          <w:rFonts w:hint="eastAsia"/>
          <w:sz w:val="26"/>
          <w:szCs w:val="26"/>
        </w:rPr>
        <w:t>；</w:t>
      </w:r>
    </w:p>
    <w:p w14:paraId="07DAFE83" w14:textId="27BEEF89" w:rsidR="003A7F08" w:rsidRDefault="001E218D" w:rsidP="003A7F08">
      <w:pPr>
        <w:snapToGrid w:val="0"/>
        <w:spacing w:line="360" w:lineRule="auto"/>
        <w:ind w:firstLineChars="200" w:firstLine="520"/>
        <w:rPr>
          <w:sz w:val="26"/>
          <w:szCs w:val="26"/>
        </w:rPr>
      </w:pPr>
      <w:r>
        <w:rPr>
          <w:rFonts w:hint="eastAsia"/>
          <w:sz w:val="26"/>
          <w:szCs w:val="26"/>
        </w:rPr>
        <w:t>步骤</w:t>
      </w:r>
      <w:r>
        <w:rPr>
          <w:rFonts w:hint="eastAsia"/>
          <w:sz w:val="26"/>
          <w:szCs w:val="26"/>
        </w:rPr>
        <w:t>3</w:t>
      </w:r>
      <w:r>
        <w:rPr>
          <w:sz w:val="26"/>
          <w:szCs w:val="26"/>
        </w:rPr>
        <w:t>-2</w:t>
      </w:r>
      <w:r>
        <w:rPr>
          <w:rFonts w:hint="eastAsia"/>
          <w:sz w:val="26"/>
          <w:szCs w:val="26"/>
        </w:rPr>
        <w:t>：</w:t>
      </w:r>
      <w:r w:rsidR="003A7F08" w:rsidRPr="003A7F08">
        <w:rPr>
          <w:rFonts w:hint="eastAsia"/>
          <w:sz w:val="26"/>
          <w:szCs w:val="26"/>
        </w:rPr>
        <w:t>三层动作空间通过</w:t>
      </w:r>
      <w:r w:rsidR="003A7F08" w:rsidRPr="003A7F08">
        <w:rPr>
          <w:rFonts w:hint="eastAsia"/>
          <w:sz w:val="26"/>
          <w:szCs w:val="26"/>
        </w:rPr>
        <w:t>Categorical</w:t>
      </w:r>
      <w:r w:rsidR="003A7F08" w:rsidRPr="003A7F08">
        <w:rPr>
          <w:rFonts w:hint="eastAsia"/>
          <w:sz w:val="26"/>
          <w:szCs w:val="26"/>
        </w:rPr>
        <w:t>分布来处理多类别选择。首先，策略网络的输出为每个动作组合的概率分布，通过</w:t>
      </w:r>
      <w:proofErr w:type="spellStart"/>
      <w:r w:rsidR="003A7F08" w:rsidRPr="003A7F08">
        <w:rPr>
          <w:rFonts w:hint="eastAsia"/>
          <w:sz w:val="26"/>
          <w:szCs w:val="26"/>
        </w:rPr>
        <w:t>softmax</w:t>
      </w:r>
      <w:proofErr w:type="spellEnd"/>
      <w:r w:rsidR="003A7F08" w:rsidRPr="003A7F08">
        <w:rPr>
          <w:rFonts w:hint="eastAsia"/>
          <w:sz w:val="26"/>
          <w:szCs w:val="26"/>
        </w:rPr>
        <w:t>层对每个动作的概率进行归一化处理，从而生成明确的动作选择概率分布。在执行动作时，根据策略输出的分布，对动作进行采样，从而决定执行的具体动作</w:t>
      </w:r>
      <w:r w:rsidR="003A7F08">
        <w:rPr>
          <w:rFonts w:hint="eastAsia"/>
          <w:sz w:val="26"/>
          <w:szCs w:val="26"/>
        </w:rPr>
        <w:t>；</w:t>
      </w:r>
    </w:p>
    <w:p w14:paraId="43C2611F" w14:textId="0D84C17B" w:rsidR="00AC2B31" w:rsidRPr="003A7F08" w:rsidRDefault="0045349E" w:rsidP="003A7F08">
      <w:pPr>
        <w:snapToGrid w:val="0"/>
        <w:spacing w:line="360" w:lineRule="auto"/>
        <w:ind w:firstLineChars="200" w:firstLine="520"/>
        <w:rPr>
          <w:sz w:val="26"/>
          <w:szCs w:val="26"/>
        </w:rPr>
      </w:pPr>
      <w:r>
        <w:rPr>
          <w:rFonts w:hint="eastAsia"/>
          <w:sz w:val="26"/>
          <w:szCs w:val="26"/>
        </w:rPr>
        <w:lastRenderedPageBreak/>
        <w:t>进一步地，所述步骤</w:t>
      </w:r>
      <w:r>
        <w:rPr>
          <w:rFonts w:hint="eastAsia"/>
          <w:sz w:val="26"/>
          <w:szCs w:val="26"/>
        </w:rPr>
        <w:t>4</w:t>
      </w:r>
      <w:r>
        <w:rPr>
          <w:rFonts w:hint="eastAsia"/>
          <w:sz w:val="26"/>
          <w:szCs w:val="26"/>
        </w:rPr>
        <w:t>具体如下</w:t>
      </w:r>
      <w:r w:rsidR="00AC2B31" w:rsidRPr="00AC2B31">
        <w:rPr>
          <w:rFonts w:hint="eastAsia"/>
          <w:sz w:val="26"/>
          <w:szCs w:val="26"/>
        </w:rPr>
        <w:t>：</w:t>
      </w:r>
    </w:p>
    <w:p w14:paraId="5FFE5AE6" w14:textId="46D63409" w:rsidR="00D259C9" w:rsidRPr="00AC2B31" w:rsidRDefault="00D259C9" w:rsidP="00D259C9">
      <w:pPr>
        <w:snapToGrid w:val="0"/>
        <w:spacing w:line="360" w:lineRule="auto"/>
        <w:ind w:firstLineChars="200" w:firstLine="520"/>
        <w:rPr>
          <w:sz w:val="26"/>
          <w:szCs w:val="26"/>
        </w:rPr>
      </w:pPr>
      <w:r>
        <w:rPr>
          <w:rFonts w:hint="eastAsia"/>
          <w:sz w:val="26"/>
          <w:szCs w:val="26"/>
        </w:rPr>
        <w:t>步骤</w:t>
      </w:r>
      <w:r>
        <w:rPr>
          <w:rFonts w:hint="eastAsia"/>
          <w:sz w:val="26"/>
          <w:szCs w:val="26"/>
        </w:rPr>
        <w:t>4</w:t>
      </w:r>
      <w:r>
        <w:rPr>
          <w:sz w:val="26"/>
          <w:szCs w:val="26"/>
        </w:rPr>
        <w:t>-1</w:t>
      </w:r>
      <w:r>
        <w:rPr>
          <w:rFonts w:hint="eastAsia"/>
          <w:sz w:val="26"/>
          <w:szCs w:val="26"/>
        </w:rPr>
        <w:t>：明确</w:t>
      </w:r>
      <w:r w:rsidRPr="00D259C9">
        <w:rPr>
          <w:rFonts w:hint="eastAsia"/>
          <w:sz w:val="26"/>
          <w:szCs w:val="26"/>
        </w:rPr>
        <w:t>奖励函数包含三个主要部分：目标数量均衡性、群体紧凑性和群任务量均衡性</w:t>
      </w:r>
      <w:r>
        <w:rPr>
          <w:rFonts w:hint="eastAsia"/>
          <w:sz w:val="26"/>
          <w:szCs w:val="26"/>
        </w:rPr>
        <w:t>；</w:t>
      </w:r>
    </w:p>
    <w:p w14:paraId="0A972F13" w14:textId="77777777" w:rsidR="00D259C9" w:rsidRPr="00D259C9" w:rsidRDefault="00D259C9" w:rsidP="00D259C9">
      <w:pPr>
        <w:snapToGrid w:val="0"/>
        <w:spacing w:line="360" w:lineRule="auto"/>
        <w:ind w:firstLineChars="200" w:firstLine="520"/>
        <w:rPr>
          <w:sz w:val="26"/>
          <w:szCs w:val="26"/>
        </w:rPr>
      </w:pPr>
      <w:r>
        <w:rPr>
          <w:rFonts w:hint="eastAsia"/>
          <w:sz w:val="26"/>
          <w:szCs w:val="26"/>
        </w:rPr>
        <w:t>步骤</w:t>
      </w:r>
      <w:r>
        <w:rPr>
          <w:rFonts w:hint="eastAsia"/>
          <w:sz w:val="26"/>
          <w:szCs w:val="26"/>
        </w:rPr>
        <w:t>4</w:t>
      </w:r>
      <w:r>
        <w:rPr>
          <w:sz w:val="26"/>
          <w:szCs w:val="26"/>
        </w:rPr>
        <w:t>-2</w:t>
      </w:r>
      <w:r>
        <w:rPr>
          <w:rFonts w:hint="eastAsia"/>
          <w:sz w:val="26"/>
          <w:szCs w:val="26"/>
        </w:rPr>
        <w:t>：</w:t>
      </w:r>
      <w:r w:rsidRPr="00D259C9">
        <w:rPr>
          <w:rFonts w:hint="eastAsia"/>
          <w:sz w:val="26"/>
          <w:szCs w:val="26"/>
        </w:rPr>
        <w:t>衡量目标数量的均衡程度，计算各群体目标数量的方差。</w:t>
      </w:r>
      <w:proofErr w:type="gramStart"/>
      <w:r w:rsidRPr="00D259C9">
        <w:rPr>
          <w:rFonts w:hint="eastAsia"/>
          <w:sz w:val="26"/>
          <w:szCs w:val="26"/>
        </w:rPr>
        <w:t>方差越</w:t>
      </w:r>
      <w:proofErr w:type="gramEnd"/>
      <w:r w:rsidRPr="00D259C9">
        <w:rPr>
          <w:rFonts w:hint="eastAsia"/>
          <w:sz w:val="26"/>
          <w:szCs w:val="26"/>
        </w:rPr>
        <w:t>小，说明目标数量越均衡，奖励越高。使得集群资源能够更合理地分配到各个群中执行任务</w:t>
      </w:r>
      <w:r>
        <w:rPr>
          <w:rFonts w:hint="eastAsia"/>
          <w:sz w:val="26"/>
          <w:szCs w:val="26"/>
        </w:rPr>
        <w:t>，</w:t>
      </w:r>
      <w:r w:rsidRPr="00D259C9">
        <w:rPr>
          <w:rFonts w:hint="eastAsia"/>
          <w:sz w:val="26"/>
          <w:szCs w:val="26"/>
        </w:rPr>
        <w:t>目标数量均衡性奖励函数设计为目标数量方差的倒数。</w:t>
      </w:r>
    </w:p>
    <w:p w14:paraId="64F590B1" w14:textId="2BC11931" w:rsidR="00D259C9" w:rsidRPr="00D259C9" w:rsidRDefault="00BB0EBB" w:rsidP="00D259C9">
      <w:pPr>
        <w:snapToGrid w:val="0"/>
        <w:spacing w:line="360" w:lineRule="auto"/>
        <w:jc w:val="center"/>
        <w:rPr>
          <w:sz w:val="26"/>
          <w:szCs w:val="26"/>
        </w:rPr>
      </w:pPr>
      <w:r w:rsidRPr="00025957">
        <w:rPr>
          <w:position w:val="-4"/>
        </w:rPr>
        <w:object w:dxaOrig="1620" w:dyaOrig="680" w14:anchorId="4C664624">
          <v:shape id="_x0000_i1354" type="#_x0000_t75" style="width:81.2pt;height:34pt" o:ole="">
            <v:imagedata r:id="rId36" o:title=""/>
          </v:shape>
          <o:OLEObject Type="Embed" ProgID="Equation.DSMT4" ShapeID="_x0000_i1354" DrawAspect="Content" ObjectID="_1814433455" r:id="rId37"/>
        </w:object>
      </w:r>
    </w:p>
    <w:p w14:paraId="3BBCB742" w14:textId="77777777" w:rsidR="00D259C9" w:rsidRPr="00D259C9" w:rsidRDefault="00D259C9" w:rsidP="00D259C9">
      <w:pPr>
        <w:snapToGrid w:val="0"/>
        <w:spacing w:line="360" w:lineRule="auto"/>
        <w:rPr>
          <w:sz w:val="26"/>
          <w:szCs w:val="26"/>
        </w:rPr>
      </w:pPr>
      <w:r w:rsidRPr="00D259C9">
        <w:rPr>
          <w:rFonts w:hint="eastAsia"/>
          <w:sz w:val="26"/>
          <w:szCs w:val="26"/>
        </w:rPr>
        <w:t>式中，</w:t>
      </w:r>
    </w:p>
    <w:p w14:paraId="51CF3A77" w14:textId="7054A661" w:rsidR="00D259C9" w:rsidRPr="00D259C9" w:rsidRDefault="00BB0EBB" w:rsidP="00D259C9">
      <w:pPr>
        <w:snapToGrid w:val="0"/>
        <w:spacing w:line="360" w:lineRule="auto"/>
        <w:jc w:val="center"/>
        <w:rPr>
          <w:sz w:val="26"/>
          <w:szCs w:val="26"/>
        </w:rPr>
      </w:pPr>
      <w:r w:rsidRPr="00025957">
        <w:rPr>
          <w:position w:val="-4"/>
        </w:rPr>
        <w:object w:dxaOrig="2280" w:dyaOrig="680" w14:anchorId="4E211BCC">
          <v:shape id="_x0000_i1359" type="#_x0000_t75" style="width:114.05pt;height:34pt" o:ole="">
            <v:imagedata r:id="rId38" o:title=""/>
          </v:shape>
          <o:OLEObject Type="Embed" ProgID="Equation.DSMT4" ShapeID="_x0000_i1359" DrawAspect="Content" ObjectID="_1814433456" r:id="rId39"/>
        </w:object>
      </w:r>
    </w:p>
    <w:p w14:paraId="3C6E8425" w14:textId="4E6DEEFF" w:rsidR="00D259C9" w:rsidRPr="00D259C9" w:rsidRDefault="00BB0EBB" w:rsidP="00D259C9">
      <w:pPr>
        <w:snapToGrid w:val="0"/>
        <w:spacing w:line="360" w:lineRule="auto"/>
        <w:ind w:firstLineChars="200" w:firstLine="420"/>
        <w:rPr>
          <w:sz w:val="26"/>
          <w:szCs w:val="26"/>
        </w:rPr>
      </w:pPr>
      <w:r w:rsidRPr="00025957">
        <w:rPr>
          <w:position w:val="-4"/>
        </w:rPr>
        <w:object w:dxaOrig="220" w:dyaOrig="360" w14:anchorId="028397D0">
          <v:shape id="_x0000_i1364" type="#_x0000_t75" style="width:10.95pt;height:17.85pt" o:ole="">
            <v:imagedata r:id="rId40" o:title=""/>
          </v:shape>
          <o:OLEObject Type="Embed" ProgID="Equation.DSMT4" ShapeID="_x0000_i1364" DrawAspect="Content" ObjectID="_1814433457" r:id="rId41"/>
        </w:object>
      </w:r>
      <w:r w:rsidR="00D259C9" w:rsidRPr="00D259C9">
        <w:rPr>
          <w:rFonts w:hint="eastAsia"/>
          <w:sz w:val="26"/>
          <w:szCs w:val="26"/>
        </w:rPr>
        <w:t>为分群内目标数量；</w:t>
      </w:r>
      <w:r w:rsidRPr="00025957">
        <w:rPr>
          <w:position w:val="-4"/>
        </w:rPr>
        <w:object w:dxaOrig="340" w:dyaOrig="360" w14:anchorId="5656A424">
          <v:shape id="_x0000_i1369" type="#_x0000_t75" style="width:17.3pt;height:17.85pt" o:ole="">
            <v:imagedata r:id="rId42" o:title=""/>
          </v:shape>
          <o:OLEObject Type="Embed" ProgID="Equation.DSMT4" ShapeID="_x0000_i1369" DrawAspect="Content" ObjectID="_1814433458" r:id="rId43"/>
        </w:object>
      </w:r>
      <w:r w:rsidR="00D259C9" w:rsidRPr="00D259C9">
        <w:rPr>
          <w:rFonts w:hint="eastAsia"/>
          <w:sz w:val="26"/>
          <w:szCs w:val="26"/>
        </w:rPr>
        <w:t>为全体分群的目标数量均值；</w:t>
      </w:r>
      <w:r w:rsidRPr="00025957">
        <w:rPr>
          <w:position w:val="-4"/>
        </w:rPr>
        <w:object w:dxaOrig="260" w:dyaOrig="279" w14:anchorId="6880C1D7">
          <v:shape id="_x0000_i1374" type="#_x0000_t75" style="width:13.25pt;height:13.8pt" o:ole="">
            <v:imagedata r:id="rId44" o:title=""/>
          </v:shape>
          <o:OLEObject Type="Embed" ProgID="Equation.DSMT4" ShapeID="_x0000_i1374" DrawAspect="Content" ObjectID="_1814433459" r:id="rId45"/>
        </w:object>
      </w:r>
      <w:r w:rsidR="00D259C9" w:rsidRPr="00D259C9">
        <w:rPr>
          <w:rFonts w:hint="eastAsia"/>
          <w:sz w:val="26"/>
          <w:szCs w:val="26"/>
        </w:rPr>
        <w:t>为分群数</w:t>
      </w:r>
      <w:r w:rsidR="00D259C9">
        <w:rPr>
          <w:rFonts w:hint="eastAsia"/>
          <w:sz w:val="26"/>
          <w:szCs w:val="26"/>
        </w:rPr>
        <w:t>；</w:t>
      </w:r>
    </w:p>
    <w:p w14:paraId="3C1D7B1F" w14:textId="0DA6666A" w:rsidR="00D259C9" w:rsidRPr="00D259C9" w:rsidRDefault="00D259C9" w:rsidP="00D259C9">
      <w:pPr>
        <w:snapToGrid w:val="0"/>
        <w:spacing w:line="360" w:lineRule="auto"/>
        <w:ind w:firstLineChars="200" w:firstLine="520"/>
        <w:rPr>
          <w:sz w:val="26"/>
          <w:szCs w:val="26"/>
        </w:rPr>
      </w:pPr>
      <w:r>
        <w:rPr>
          <w:rFonts w:hint="eastAsia"/>
          <w:sz w:val="26"/>
          <w:szCs w:val="26"/>
        </w:rPr>
        <w:t>步骤</w:t>
      </w:r>
      <w:r>
        <w:rPr>
          <w:rFonts w:hint="eastAsia"/>
          <w:sz w:val="26"/>
          <w:szCs w:val="26"/>
        </w:rPr>
        <w:t>4</w:t>
      </w:r>
      <w:r>
        <w:rPr>
          <w:sz w:val="26"/>
          <w:szCs w:val="26"/>
        </w:rPr>
        <w:t>-</w:t>
      </w:r>
      <w:r>
        <w:rPr>
          <w:rFonts w:hint="eastAsia"/>
          <w:sz w:val="26"/>
          <w:szCs w:val="26"/>
        </w:rPr>
        <w:t>3</w:t>
      </w:r>
      <w:r>
        <w:rPr>
          <w:rFonts w:hint="eastAsia"/>
          <w:sz w:val="26"/>
          <w:szCs w:val="26"/>
        </w:rPr>
        <w:t>：</w:t>
      </w:r>
      <w:r w:rsidRPr="00D259C9">
        <w:rPr>
          <w:rFonts w:hint="eastAsia"/>
          <w:sz w:val="26"/>
          <w:szCs w:val="26"/>
        </w:rPr>
        <w:t>衡量每个群体内目标位置的聚集程度，计算各群体内目标位置的标准差来评估。标准差越小，表示群体越紧凑。通过计算各群体内目标在</w:t>
      </w:r>
      <w:r w:rsidRPr="00D259C9">
        <w:rPr>
          <w:rFonts w:ascii="Cambria Math" w:hAnsi="Cambria Math" w:cs="Cambria Math"/>
          <w:sz w:val="26"/>
          <w:szCs w:val="26"/>
        </w:rPr>
        <w:t>𝑥</w:t>
      </w:r>
      <w:r w:rsidRPr="00D259C9">
        <w:rPr>
          <w:sz w:val="26"/>
          <w:szCs w:val="26"/>
        </w:rPr>
        <w:t>和</w:t>
      </w:r>
      <w:r w:rsidRPr="00D259C9">
        <w:rPr>
          <w:rFonts w:ascii="Cambria Math" w:hAnsi="Cambria Math" w:cs="Cambria Math"/>
          <w:sz w:val="26"/>
          <w:szCs w:val="26"/>
        </w:rPr>
        <w:t>𝑦</w:t>
      </w:r>
      <w:r w:rsidRPr="00D259C9">
        <w:rPr>
          <w:sz w:val="26"/>
          <w:szCs w:val="26"/>
        </w:rPr>
        <w:t>轴上的标准差来衡量群体紧凑性。</w:t>
      </w:r>
      <w:proofErr w:type="gramStart"/>
      <w:r w:rsidRPr="00D259C9">
        <w:rPr>
          <w:rFonts w:hint="eastAsia"/>
          <w:sz w:val="26"/>
          <w:szCs w:val="26"/>
        </w:rPr>
        <w:t>各群内</w:t>
      </w:r>
      <w:proofErr w:type="gramEnd"/>
      <w:r w:rsidRPr="00D259C9">
        <w:rPr>
          <w:rFonts w:hint="eastAsia"/>
          <w:sz w:val="26"/>
          <w:szCs w:val="26"/>
        </w:rPr>
        <w:t>的目标位置聚集度表示为</w:t>
      </w:r>
      <w:r w:rsidR="00BB0EBB" w:rsidRPr="00025957">
        <w:rPr>
          <w:position w:val="-4"/>
        </w:rPr>
        <w:object w:dxaOrig="1540" w:dyaOrig="380" w14:anchorId="3590353A">
          <v:shape id="_x0000_i1379" type="#_x0000_t75" style="width:77.2pt;height:19pt" o:ole="">
            <v:imagedata r:id="rId46" o:title=""/>
          </v:shape>
          <o:OLEObject Type="Embed" ProgID="Equation.DSMT4" ShapeID="_x0000_i1379" DrawAspect="Content" ObjectID="_1814433460" r:id="rId47"/>
        </w:object>
      </w:r>
      <w:r w:rsidRPr="00D259C9">
        <w:rPr>
          <w:rFonts w:hint="eastAsia"/>
          <w:sz w:val="26"/>
          <w:szCs w:val="26"/>
        </w:rPr>
        <w:t>，则群体紧凑性奖励</w:t>
      </w:r>
      <w:r w:rsidR="00BB0EBB" w:rsidRPr="00025957">
        <w:rPr>
          <w:position w:val="-4"/>
        </w:rPr>
        <w:object w:dxaOrig="700" w:dyaOrig="380" w14:anchorId="3BDA6C15">
          <v:shape id="_x0000_i1384" type="#_x0000_t75" style="width:35.15pt;height:19pt" o:ole="">
            <v:imagedata r:id="rId48" o:title=""/>
          </v:shape>
          <o:OLEObject Type="Embed" ProgID="Equation.DSMT4" ShapeID="_x0000_i1384" DrawAspect="Content" ObjectID="_1814433461" r:id="rId49"/>
        </w:object>
      </w:r>
      <w:r w:rsidRPr="00D259C9">
        <w:rPr>
          <w:rFonts w:hint="eastAsia"/>
          <w:sz w:val="26"/>
          <w:szCs w:val="26"/>
        </w:rPr>
        <w:t>为所有群体标准差的平均值的倒数，计算公式如下：</w:t>
      </w:r>
    </w:p>
    <w:p w14:paraId="520925EF" w14:textId="3D6DB041" w:rsidR="00D259C9" w:rsidRPr="00D259C9" w:rsidRDefault="00BB0EBB" w:rsidP="00D259C9">
      <w:pPr>
        <w:snapToGrid w:val="0"/>
        <w:spacing w:line="360" w:lineRule="auto"/>
        <w:jc w:val="center"/>
        <w:rPr>
          <w:sz w:val="26"/>
          <w:szCs w:val="26"/>
        </w:rPr>
      </w:pPr>
      <w:r w:rsidRPr="00025957">
        <w:rPr>
          <w:position w:val="-4"/>
        </w:rPr>
        <w:object w:dxaOrig="2420" w:dyaOrig="740" w14:anchorId="64755D8C">
          <v:shape id="_x0000_i1389" type="#_x0000_t75" style="width:120.95pt;height:36.85pt" o:ole="">
            <v:imagedata r:id="rId50" o:title=""/>
          </v:shape>
          <o:OLEObject Type="Embed" ProgID="Equation.DSMT4" ShapeID="_x0000_i1389" DrawAspect="Content" ObjectID="_1814433462" r:id="rId51"/>
        </w:object>
      </w:r>
    </w:p>
    <w:p w14:paraId="44011B37" w14:textId="77777777" w:rsidR="00D259C9" w:rsidRPr="00D259C9" w:rsidRDefault="00D259C9" w:rsidP="00D259C9">
      <w:pPr>
        <w:snapToGrid w:val="0"/>
        <w:spacing w:line="360" w:lineRule="auto"/>
        <w:rPr>
          <w:sz w:val="26"/>
          <w:szCs w:val="26"/>
        </w:rPr>
      </w:pPr>
      <w:r w:rsidRPr="00D259C9">
        <w:rPr>
          <w:rFonts w:hint="eastAsia"/>
          <w:sz w:val="26"/>
          <w:szCs w:val="26"/>
        </w:rPr>
        <w:t>式中，</w:t>
      </w:r>
    </w:p>
    <w:p w14:paraId="797DDB34" w14:textId="3E7C6679" w:rsidR="00D259C9" w:rsidRPr="00D259C9" w:rsidRDefault="00BB0EBB" w:rsidP="00D259C9">
      <w:pPr>
        <w:snapToGrid w:val="0"/>
        <w:spacing w:line="360" w:lineRule="auto"/>
        <w:jc w:val="center"/>
        <w:rPr>
          <w:sz w:val="26"/>
          <w:szCs w:val="26"/>
        </w:rPr>
      </w:pPr>
      <w:r w:rsidRPr="00025957">
        <w:rPr>
          <w:position w:val="-4"/>
        </w:rPr>
        <w:object w:dxaOrig="3960" w:dyaOrig="680" w14:anchorId="1272840F">
          <v:shape id="_x0000_i1394" type="#_x0000_t75" style="width:198.15pt;height:34pt" o:ole="">
            <v:imagedata r:id="rId52" o:title=""/>
          </v:shape>
          <o:OLEObject Type="Embed" ProgID="Equation.DSMT4" ShapeID="_x0000_i1394" DrawAspect="Content" ObjectID="_1814433463" r:id="rId53"/>
        </w:object>
      </w:r>
    </w:p>
    <w:p w14:paraId="69DA3BD2" w14:textId="77777777" w:rsidR="00472C36" w:rsidRPr="00472C36" w:rsidRDefault="00D259C9" w:rsidP="00472C36">
      <w:pPr>
        <w:snapToGrid w:val="0"/>
        <w:spacing w:line="360" w:lineRule="auto"/>
        <w:ind w:firstLineChars="200" w:firstLine="520"/>
        <w:rPr>
          <w:sz w:val="26"/>
          <w:szCs w:val="26"/>
        </w:rPr>
      </w:pPr>
      <w:r>
        <w:rPr>
          <w:rFonts w:hint="eastAsia"/>
          <w:sz w:val="26"/>
          <w:szCs w:val="26"/>
        </w:rPr>
        <w:t>步骤</w:t>
      </w:r>
      <w:r>
        <w:rPr>
          <w:rFonts w:hint="eastAsia"/>
          <w:sz w:val="26"/>
          <w:szCs w:val="26"/>
        </w:rPr>
        <w:t>4</w:t>
      </w:r>
      <w:r>
        <w:rPr>
          <w:sz w:val="26"/>
          <w:szCs w:val="26"/>
        </w:rPr>
        <w:t>-</w:t>
      </w:r>
      <w:r>
        <w:rPr>
          <w:rFonts w:hint="eastAsia"/>
          <w:sz w:val="26"/>
          <w:szCs w:val="26"/>
        </w:rPr>
        <w:t>4</w:t>
      </w:r>
      <w:r>
        <w:rPr>
          <w:rFonts w:hint="eastAsia"/>
          <w:sz w:val="26"/>
          <w:szCs w:val="26"/>
        </w:rPr>
        <w:t>：</w:t>
      </w:r>
      <w:r w:rsidRPr="00D259C9">
        <w:rPr>
          <w:rFonts w:hint="eastAsia"/>
          <w:sz w:val="26"/>
          <w:szCs w:val="26"/>
        </w:rPr>
        <w:t>考虑了每个群体任务的分配是否均衡</w:t>
      </w:r>
      <w:r>
        <w:rPr>
          <w:rFonts w:hint="eastAsia"/>
          <w:sz w:val="26"/>
          <w:szCs w:val="26"/>
        </w:rPr>
        <w:t>,</w:t>
      </w:r>
      <w:r>
        <w:rPr>
          <w:rFonts w:hint="eastAsia"/>
          <w:sz w:val="26"/>
          <w:szCs w:val="26"/>
        </w:rPr>
        <w:t>计算</w:t>
      </w:r>
      <w:r w:rsidRPr="00D259C9">
        <w:rPr>
          <w:rFonts w:hint="eastAsia"/>
          <w:sz w:val="26"/>
          <w:szCs w:val="26"/>
        </w:rPr>
        <w:t>群体中各目标的“目标价值”和“目标防御力”之比</w:t>
      </w:r>
      <w:r w:rsidR="00472C36" w:rsidRPr="00472C36">
        <w:rPr>
          <w:rFonts w:hint="eastAsia"/>
          <w:sz w:val="26"/>
          <w:szCs w:val="26"/>
        </w:rPr>
        <w:t>首先计算每个群体的任务量指标，该指标是群体中目标重要性与防御力之比的</w:t>
      </w:r>
      <w:proofErr w:type="gramStart"/>
      <w:r w:rsidR="00472C36" w:rsidRPr="00472C36">
        <w:rPr>
          <w:rFonts w:hint="eastAsia"/>
          <w:sz w:val="26"/>
          <w:szCs w:val="26"/>
        </w:rPr>
        <w:t>和</w:t>
      </w:r>
      <w:proofErr w:type="gramEnd"/>
      <w:r w:rsidR="00472C36" w:rsidRPr="00472C36">
        <w:rPr>
          <w:rFonts w:hint="eastAsia"/>
          <w:sz w:val="26"/>
          <w:szCs w:val="26"/>
        </w:rPr>
        <w:t>。然后，计算所有群体任务量指标的方差，</w:t>
      </w:r>
      <w:proofErr w:type="gramStart"/>
      <w:r w:rsidR="00472C36" w:rsidRPr="00472C36">
        <w:rPr>
          <w:rFonts w:hint="eastAsia"/>
          <w:sz w:val="26"/>
          <w:szCs w:val="26"/>
        </w:rPr>
        <w:t>方差越</w:t>
      </w:r>
      <w:proofErr w:type="gramEnd"/>
      <w:r w:rsidR="00472C36" w:rsidRPr="00472C36">
        <w:rPr>
          <w:rFonts w:hint="eastAsia"/>
          <w:sz w:val="26"/>
          <w:szCs w:val="26"/>
        </w:rPr>
        <w:t>小，任务量分配越均衡。计算公式如下：</w:t>
      </w:r>
    </w:p>
    <w:p w14:paraId="7435D0C9" w14:textId="30AE4439" w:rsidR="00472C36" w:rsidRPr="00472C36" w:rsidRDefault="00BB0EBB" w:rsidP="00472C36">
      <w:pPr>
        <w:snapToGrid w:val="0"/>
        <w:spacing w:line="360" w:lineRule="auto"/>
        <w:jc w:val="center"/>
        <w:rPr>
          <w:sz w:val="26"/>
          <w:szCs w:val="26"/>
        </w:rPr>
      </w:pPr>
      <w:r w:rsidRPr="00025957">
        <w:rPr>
          <w:position w:val="-4"/>
        </w:rPr>
        <w:object w:dxaOrig="1320" w:dyaOrig="680" w14:anchorId="7EE659FB">
          <v:shape id="_x0000_i1399" type="#_x0000_t75" style="width:66.25pt;height:34pt" o:ole="">
            <v:imagedata r:id="rId54" o:title=""/>
          </v:shape>
          <o:OLEObject Type="Embed" ProgID="Equation.DSMT4" ShapeID="_x0000_i1399" DrawAspect="Content" ObjectID="_1814433464" r:id="rId55"/>
        </w:object>
      </w:r>
    </w:p>
    <w:p w14:paraId="4F97A5A1" w14:textId="77777777" w:rsidR="00472C36" w:rsidRPr="00472C36" w:rsidRDefault="00472C36" w:rsidP="00472C36">
      <w:pPr>
        <w:snapToGrid w:val="0"/>
        <w:spacing w:line="360" w:lineRule="auto"/>
        <w:rPr>
          <w:sz w:val="26"/>
          <w:szCs w:val="26"/>
        </w:rPr>
      </w:pPr>
      <w:r w:rsidRPr="00472C36">
        <w:rPr>
          <w:rFonts w:hint="eastAsia"/>
          <w:sz w:val="26"/>
          <w:szCs w:val="26"/>
        </w:rPr>
        <w:t>式中，</w:t>
      </w:r>
    </w:p>
    <w:p w14:paraId="07BA0003" w14:textId="1EB86AB1" w:rsidR="00472C36" w:rsidRPr="00472C36" w:rsidRDefault="00BB0EBB" w:rsidP="00472C36">
      <w:pPr>
        <w:snapToGrid w:val="0"/>
        <w:spacing w:line="360" w:lineRule="auto"/>
        <w:jc w:val="center"/>
        <w:rPr>
          <w:sz w:val="26"/>
          <w:szCs w:val="26"/>
        </w:rPr>
      </w:pPr>
      <w:r w:rsidRPr="00025957">
        <w:rPr>
          <w:position w:val="-4"/>
        </w:rPr>
        <w:object w:dxaOrig="2540" w:dyaOrig="700" w14:anchorId="11F0DD55">
          <v:shape id="_x0000_i1404" type="#_x0000_t75" style="width:126.7pt;height:35.15pt" o:ole="">
            <v:imagedata r:id="rId56" o:title=""/>
          </v:shape>
          <o:OLEObject Type="Embed" ProgID="Equation.DSMT4" ShapeID="_x0000_i1404" DrawAspect="Content" ObjectID="_1814433465" r:id="rId57"/>
        </w:object>
      </w:r>
    </w:p>
    <w:p w14:paraId="64B6DC9B" w14:textId="77777777" w:rsidR="00472C36" w:rsidRDefault="00472C36" w:rsidP="00472C36">
      <w:pPr>
        <w:pStyle w:val="NUDT"/>
        <w:ind w:firstLine="520"/>
      </w:pPr>
      <w:r>
        <w:rPr>
          <w:rFonts w:hint="eastAsia"/>
          <w:sz w:val="26"/>
          <w:szCs w:val="26"/>
        </w:rPr>
        <w:lastRenderedPageBreak/>
        <w:t>步骤</w:t>
      </w:r>
      <w:r>
        <w:rPr>
          <w:rFonts w:hint="eastAsia"/>
          <w:sz w:val="26"/>
          <w:szCs w:val="26"/>
        </w:rPr>
        <w:t>4</w:t>
      </w:r>
      <w:r>
        <w:rPr>
          <w:sz w:val="26"/>
          <w:szCs w:val="26"/>
        </w:rPr>
        <w:t>-</w:t>
      </w:r>
      <w:r>
        <w:rPr>
          <w:rFonts w:hint="eastAsia"/>
          <w:sz w:val="26"/>
          <w:szCs w:val="26"/>
        </w:rPr>
        <w:t>5</w:t>
      </w:r>
      <w:r>
        <w:rPr>
          <w:rFonts w:hint="eastAsia"/>
          <w:sz w:val="26"/>
          <w:szCs w:val="26"/>
        </w:rPr>
        <w:t>：</w:t>
      </w:r>
      <w:r>
        <w:t>综合以上三个</w:t>
      </w:r>
      <w:r>
        <w:rPr>
          <w:rFonts w:hint="eastAsia"/>
        </w:rPr>
        <w:t>因素</w:t>
      </w:r>
      <w:r>
        <w:t>，给予不同的权重来计算最终的奖励，</w:t>
      </w:r>
      <w:r>
        <w:rPr>
          <w:rFonts w:hint="eastAsia"/>
        </w:rPr>
        <w:t>权重系数可以根据任务的重要性进行调整，得到综合奖励函数公式为：</w:t>
      </w:r>
    </w:p>
    <w:p w14:paraId="563A0E88" w14:textId="49A3DBAB" w:rsidR="00472C36" w:rsidRDefault="00BB0EBB" w:rsidP="00472C36">
      <w:pPr>
        <w:spacing w:line="300" w:lineRule="auto"/>
        <w:ind w:firstLineChars="200" w:firstLine="420"/>
        <w:jc w:val="center"/>
      </w:pPr>
      <w:r w:rsidRPr="00025957">
        <w:rPr>
          <w:position w:val="-4"/>
        </w:rPr>
        <w:object w:dxaOrig="3280" w:dyaOrig="1480" w14:anchorId="373354FA">
          <v:shape id="_x0000_i1409" type="#_x0000_t75" style="width:164.15pt;height:73.75pt" o:ole="">
            <v:imagedata r:id="rId58" o:title=""/>
          </v:shape>
          <o:OLEObject Type="Embed" ProgID="Equation.DSMT4" ShapeID="_x0000_i1409" DrawAspect="Content" ObjectID="_1814433466" r:id="rId59"/>
        </w:object>
      </w:r>
    </w:p>
    <w:p w14:paraId="7BD7D7EA" w14:textId="0920F44D" w:rsidR="00D259C9" w:rsidRPr="00472C36" w:rsidRDefault="00472C36" w:rsidP="00472C36">
      <w:pPr>
        <w:pStyle w:val="NUDT"/>
        <w:ind w:firstLineChars="0" w:firstLine="0"/>
      </w:pPr>
      <w:r>
        <w:rPr>
          <w:rFonts w:hint="eastAsia"/>
        </w:rPr>
        <w:t>其中，</w:t>
      </w:r>
      <w:r>
        <w:rPr>
          <w:rFonts w:ascii="Cambria Math" w:hAnsi="Cambria Math" w:cs="Cambria Math"/>
        </w:rPr>
        <w:t>𝛼</w:t>
      </w:r>
      <w:r>
        <w:t>、</w:t>
      </w:r>
      <w:r>
        <w:rPr>
          <w:rFonts w:ascii="Cambria Math" w:hAnsi="Cambria Math" w:cs="Cambria Math"/>
        </w:rPr>
        <w:t>𝛽</w:t>
      </w:r>
      <w:r>
        <w:t>、</w:t>
      </w:r>
      <w:r>
        <w:rPr>
          <w:rFonts w:ascii="Cambria Math" w:hAnsi="Cambria Math" w:cs="Cambria Math"/>
        </w:rPr>
        <w:t>𝛾</w:t>
      </w:r>
      <w:r>
        <w:t>为权重系数，满足</w:t>
      </w:r>
      <w:r>
        <w:rPr>
          <w:rFonts w:ascii="Cambria Math" w:hAnsi="Cambria Math" w:cs="Cambria Math"/>
        </w:rPr>
        <w:t>𝛼</w:t>
      </w:r>
      <w:r>
        <w:t>+</w:t>
      </w:r>
      <w:r>
        <w:rPr>
          <w:rFonts w:ascii="Cambria Math" w:hAnsi="Cambria Math" w:cs="Cambria Math"/>
        </w:rPr>
        <w:t>𝛽</w:t>
      </w:r>
      <w:r>
        <w:t>+</w:t>
      </w:r>
      <w:r>
        <w:rPr>
          <w:rFonts w:ascii="Cambria Math" w:hAnsi="Cambria Math" w:cs="Cambria Math"/>
        </w:rPr>
        <w:t>𝛾</w:t>
      </w:r>
      <w:r>
        <w:t>=1</w:t>
      </w:r>
      <w:r>
        <w:t>，可以通过实验进行调节以优化模型性能。</w:t>
      </w:r>
    </w:p>
    <w:p w14:paraId="71FC69A7" w14:textId="13248A3C" w:rsidR="00AC2B31" w:rsidRDefault="00C3694C" w:rsidP="00C3694C">
      <w:pPr>
        <w:snapToGrid w:val="0"/>
        <w:spacing w:line="360" w:lineRule="auto"/>
        <w:ind w:firstLineChars="200" w:firstLine="520"/>
        <w:rPr>
          <w:sz w:val="26"/>
          <w:szCs w:val="26"/>
        </w:rPr>
      </w:pPr>
      <w:r>
        <w:rPr>
          <w:rFonts w:hint="eastAsia"/>
          <w:sz w:val="26"/>
          <w:szCs w:val="26"/>
        </w:rPr>
        <w:t>进一步地，所述步骤</w:t>
      </w:r>
      <w:r>
        <w:rPr>
          <w:rFonts w:hint="eastAsia"/>
          <w:sz w:val="26"/>
          <w:szCs w:val="26"/>
        </w:rPr>
        <w:t>5</w:t>
      </w:r>
      <w:r>
        <w:rPr>
          <w:rFonts w:hint="eastAsia"/>
          <w:sz w:val="26"/>
          <w:szCs w:val="26"/>
        </w:rPr>
        <w:t>具体如下：</w:t>
      </w:r>
    </w:p>
    <w:p w14:paraId="14CCB581" w14:textId="7C75E2A0" w:rsidR="003541A8" w:rsidRDefault="00462816" w:rsidP="00C3694C">
      <w:pPr>
        <w:snapToGrid w:val="0"/>
        <w:spacing w:line="360" w:lineRule="auto"/>
        <w:ind w:firstLineChars="200" w:firstLine="520"/>
        <w:rPr>
          <w:sz w:val="26"/>
          <w:szCs w:val="26"/>
        </w:rPr>
      </w:pPr>
      <w:r w:rsidRPr="00462816">
        <w:rPr>
          <w:sz w:val="26"/>
          <w:szCs w:val="26"/>
        </w:rPr>
        <w:t>无人机集群在动态战场环境中的区域目标分配任务进行训练。训练过程中输入包含多组无人机与目标区域特征数据，通过构建状态空间、三层离散动作空间和多维奖励函数，引导策略网络不断优化分群策略</w:t>
      </w:r>
      <w:r w:rsidR="003541A8">
        <w:rPr>
          <w:rFonts w:hint="eastAsia"/>
          <w:sz w:val="26"/>
          <w:szCs w:val="26"/>
        </w:rPr>
        <w:t>；</w:t>
      </w:r>
    </w:p>
    <w:p w14:paraId="55E0DDA5" w14:textId="57EC3AF5" w:rsidR="00462816" w:rsidRPr="00AC2B31" w:rsidRDefault="00462816" w:rsidP="00C3694C">
      <w:pPr>
        <w:snapToGrid w:val="0"/>
        <w:spacing w:line="360" w:lineRule="auto"/>
        <w:ind w:firstLineChars="200" w:firstLine="520"/>
        <w:rPr>
          <w:sz w:val="26"/>
          <w:szCs w:val="26"/>
        </w:rPr>
      </w:pPr>
      <w:r w:rsidRPr="00462816">
        <w:rPr>
          <w:sz w:val="26"/>
          <w:szCs w:val="26"/>
        </w:rPr>
        <w:t>在每轮训练中，智能体与环境交互，采集轨迹数据并更新策略网络和价值网络，直至平均奖励值趋于稳定，表明模型收敛。最终输出的策略模型能够根据动态事件实时调整目标区域划分</w:t>
      </w:r>
      <w:r w:rsidR="007C3803">
        <w:rPr>
          <w:rFonts w:hint="eastAsia"/>
          <w:sz w:val="26"/>
          <w:szCs w:val="26"/>
        </w:rPr>
        <w:t>结果</w:t>
      </w:r>
      <w:r w:rsidRPr="00462816">
        <w:rPr>
          <w:sz w:val="26"/>
          <w:szCs w:val="26"/>
        </w:rPr>
        <w:t>与无人机任务分配</w:t>
      </w:r>
      <w:r w:rsidR="007C3803">
        <w:rPr>
          <w:rFonts w:hint="eastAsia"/>
          <w:sz w:val="26"/>
          <w:szCs w:val="26"/>
        </w:rPr>
        <w:t>结果。</w:t>
      </w:r>
    </w:p>
    <w:p w14:paraId="668D3054" w14:textId="6BFB07A8" w:rsidR="0078010B" w:rsidRPr="00321AAE" w:rsidRDefault="008C3182" w:rsidP="0078010B">
      <w:pPr>
        <w:adjustRightInd w:val="0"/>
        <w:snapToGrid w:val="0"/>
        <w:spacing w:line="360" w:lineRule="auto"/>
        <w:ind w:firstLineChars="200" w:firstLine="520"/>
        <w:rPr>
          <w:rFonts w:eastAsiaTheme="minorEastAsia"/>
          <w:bCs/>
          <w:sz w:val="26"/>
          <w:szCs w:val="26"/>
        </w:rPr>
      </w:pPr>
      <w:r w:rsidRPr="00321AAE">
        <w:rPr>
          <w:rFonts w:eastAsiaTheme="minorEastAsia"/>
          <w:bCs/>
          <w:sz w:val="26"/>
          <w:szCs w:val="26"/>
        </w:rPr>
        <w:t>本发明的有益效果</w:t>
      </w:r>
      <w:r w:rsidR="00735377" w:rsidRPr="00321AAE">
        <w:rPr>
          <w:rFonts w:eastAsiaTheme="minorEastAsia"/>
          <w:bCs/>
          <w:sz w:val="26"/>
          <w:szCs w:val="26"/>
        </w:rPr>
        <w:t>如下：</w:t>
      </w:r>
    </w:p>
    <w:p w14:paraId="2D8607EF" w14:textId="7D7611CC" w:rsidR="00376CE5" w:rsidRPr="00321AAE" w:rsidRDefault="00F71496" w:rsidP="003541A8">
      <w:pPr>
        <w:snapToGrid w:val="0"/>
        <w:spacing w:line="360" w:lineRule="auto"/>
        <w:ind w:firstLineChars="200" w:firstLine="520"/>
        <w:rPr>
          <w:color w:val="000000"/>
          <w:sz w:val="26"/>
          <w:szCs w:val="26"/>
        </w:rPr>
      </w:pPr>
      <w:r w:rsidRPr="00F71496">
        <w:rPr>
          <w:rFonts w:hint="eastAsia"/>
          <w:color w:val="000000"/>
          <w:sz w:val="26"/>
          <w:szCs w:val="26"/>
        </w:rPr>
        <w:t>本发明方法</w:t>
      </w:r>
      <w:r w:rsidR="003541A8" w:rsidRPr="003541A8">
        <w:rPr>
          <w:color w:val="000000"/>
          <w:sz w:val="26"/>
          <w:szCs w:val="26"/>
        </w:rPr>
        <w:t>能够适应战场目标动态变化，实现智能、实时的区域划分</w:t>
      </w:r>
      <w:r w:rsidR="003541A8">
        <w:rPr>
          <w:rFonts w:hint="eastAsia"/>
          <w:color w:val="000000"/>
          <w:sz w:val="26"/>
          <w:szCs w:val="26"/>
        </w:rPr>
        <w:t>，</w:t>
      </w:r>
      <w:r w:rsidR="003541A8" w:rsidRPr="003541A8">
        <w:rPr>
          <w:color w:val="000000"/>
          <w:sz w:val="26"/>
          <w:szCs w:val="26"/>
        </w:rPr>
        <w:t>提高目标分配的紧凑性与均衡性，避免资源浪费</w:t>
      </w:r>
      <w:r w:rsidR="003541A8">
        <w:rPr>
          <w:rFonts w:hint="eastAsia"/>
          <w:color w:val="000000"/>
          <w:sz w:val="26"/>
          <w:szCs w:val="26"/>
        </w:rPr>
        <w:t>，</w:t>
      </w:r>
      <w:r w:rsidR="003541A8" w:rsidRPr="003541A8">
        <w:rPr>
          <w:color w:val="000000"/>
          <w:sz w:val="26"/>
          <w:szCs w:val="26"/>
        </w:rPr>
        <w:t>显著提升无人机集群的协同效率与任务完成能力</w:t>
      </w:r>
      <w:r w:rsidR="003541A8">
        <w:rPr>
          <w:rFonts w:hint="eastAsia"/>
          <w:color w:val="000000"/>
          <w:sz w:val="26"/>
          <w:szCs w:val="26"/>
        </w:rPr>
        <w:t>，</w:t>
      </w:r>
      <w:r w:rsidR="003541A8" w:rsidRPr="003541A8">
        <w:rPr>
          <w:color w:val="000000"/>
          <w:sz w:val="26"/>
          <w:szCs w:val="26"/>
        </w:rPr>
        <w:t>相较传统方法，在分群紧凑性与任务均衡性上均有明显提升</w:t>
      </w:r>
      <w:r w:rsidR="003541A8">
        <w:rPr>
          <w:rFonts w:hint="eastAsia"/>
          <w:color w:val="000000"/>
          <w:sz w:val="26"/>
          <w:szCs w:val="26"/>
        </w:rPr>
        <w:t>，</w:t>
      </w:r>
      <w:r w:rsidRPr="00F71496">
        <w:rPr>
          <w:rFonts w:hint="eastAsia"/>
          <w:color w:val="000000"/>
          <w:sz w:val="26"/>
          <w:szCs w:val="26"/>
        </w:rPr>
        <w:t>为后续的研究以及工程应用提供新的思路。</w:t>
      </w:r>
    </w:p>
    <w:p w14:paraId="2BB7329A" w14:textId="0ABDC6F3" w:rsidR="00E60992" w:rsidRPr="00321AAE" w:rsidRDefault="00C77C49" w:rsidP="00376CE5">
      <w:pPr>
        <w:widowControl/>
        <w:snapToGrid w:val="0"/>
        <w:spacing w:line="360" w:lineRule="auto"/>
        <w:rPr>
          <w:rFonts w:eastAsia="黑体"/>
          <w:sz w:val="26"/>
          <w:szCs w:val="26"/>
        </w:rPr>
      </w:pPr>
      <w:r w:rsidRPr="00321AAE">
        <w:rPr>
          <w:rFonts w:eastAsia="黑体"/>
          <w:sz w:val="26"/>
          <w:szCs w:val="26"/>
        </w:rPr>
        <w:t>附图说明</w:t>
      </w:r>
    </w:p>
    <w:p w14:paraId="7DCEB5BC" w14:textId="245CA343" w:rsidR="00273935" w:rsidRDefault="00F71496" w:rsidP="00CF4450">
      <w:pPr>
        <w:snapToGrid w:val="0"/>
        <w:spacing w:line="360" w:lineRule="auto"/>
        <w:ind w:firstLineChars="204" w:firstLine="530"/>
        <w:rPr>
          <w:color w:val="000000"/>
          <w:sz w:val="26"/>
          <w:szCs w:val="26"/>
        </w:rPr>
      </w:pPr>
      <w:r w:rsidRPr="00F71496">
        <w:rPr>
          <w:rFonts w:hint="eastAsia"/>
          <w:color w:val="000000"/>
          <w:sz w:val="26"/>
          <w:szCs w:val="26"/>
        </w:rPr>
        <w:t>图</w:t>
      </w:r>
      <w:r w:rsidRPr="00F71496">
        <w:rPr>
          <w:rFonts w:hint="eastAsia"/>
          <w:color w:val="000000"/>
          <w:sz w:val="26"/>
          <w:szCs w:val="26"/>
        </w:rPr>
        <w:t>1</w:t>
      </w:r>
      <w:r w:rsidR="00273935">
        <w:rPr>
          <w:rFonts w:hint="eastAsia"/>
          <w:color w:val="000000"/>
          <w:sz w:val="26"/>
          <w:szCs w:val="26"/>
        </w:rPr>
        <w:t>；</w:t>
      </w:r>
      <w:r w:rsidR="001C79DF">
        <w:rPr>
          <w:rFonts w:hint="eastAsia"/>
          <w:color w:val="000000"/>
          <w:sz w:val="26"/>
          <w:szCs w:val="26"/>
        </w:rPr>
        <w:t>为本发明</w:t>
      </w:r>
      <w:r w:rsidR="001C79DF" w:rsidRPr="00273935">
        <w:rPr>
          <w:rFonts w:hint="eastAsia"/>
          <w:color w:val="000000"/>
          <w:sz w:val="26"/>
          <w:szCs w:val="26"/>
        </w:rPr>
        <w:t>方法流程图</w:t>
      </w:r>
      <w:r w:rsidR="00F34938">
        <w:rPr>
          <w:rFonts w:hint="eastAsia"/>
          <w:color w:val="000000"/>
          <w:sz w:val="26"/>
          <w:szCs w:val="26"/>
        </w:rPr>
        <w:t>；</w:t>
      </w:r>
    </w:p>
    <w:p w14:paraId="3E2FE337" w14:textId="6494D94C" w:rsidR="00273935" w:rsidRPr="00273935" w:rsidRDefault="00273935" w:rsidP="00273935">
      <w:pPr>
        <w:snapToGrid w:val="0"/>
        <w:spacing w:line="360" w:lineRule="auto"/>
        <w:ind w:firstLineChars="204" w:firstLine="530"/>
        <w:rPr>
          <w:color w:val="000000"/>
          <w:sz w:val="26"/>
          <w:szCs w:val="26"/>
        </w:rPr>
      </w:pPr>
      <w:r w:rsidRPr="00273935">
        <w:rPr>
          <w:rFonts w:hint="eastAsia"/>
          <w:color w:val="000000"/>
          <w:sz w:val="26"/>
          <w:szCs w:val="26"/>
        </w:rPr>
        <w:t>图</w:t>
      </w:r>
      <w:r>
        <w:rPr>
          <w:color w:val="000000"/>
          <w:sz w:val="26"/>
          <w:szCs w:val="26"/>
        </w:rPr>
        <w:t>2</w:t>
      </w:r>
      <w:r>
        <w:rPr>
          <w:rFonts w:hint="eastAsia"/>
          <w:color w:val="000000"/>
          <w:sz w:val="26"/>
          <w:szCs w:val="26"/>
        </w:rPr>
        <w:t>；</w:t>
      </w:r>
      <w:r w:rsidR="001C79DF" w:rsidRPr="001C79DF">
        <w:rPr>
          <w:rFonts w:hint="eastAsia"/>
          <w:color w:val="000000"/>
          <w:sz w:val="26"/>
          <w:szCs w:val="26"/>
        </w:rPr>
        <w:t>分层动作空间设计</w:t>
      </w:r>
      <w:r w:rsidR="001C79DF">
        <w:rPr>
          <w:rFonts w:hint="eastAsia"/>
          <w:color w:val="000000"/>
          <w:sz w:val="26"/>
          <w:szCs w:val="26"/>
        </w:rPr>
        <w:t>示意图</w:t>
      </w:r>
      <w:r w:rsidR="00F34938">
        <w:rPr>
          <w:rFonts w:hint="eastAsia"/>
          <w:color w:val="000000"/>
          <w:sz w:val="26"/>
          <w:szCs w:val="26"/>
        </w:rPr>
        <w:t>；</w:t>
      </w:r>
    </w:p>
    <w:p w14:paraId="4E2C8A8C" w14:textId="48028304" w:rsidR="00273935" w:rsidRPr="00273935" w:rsidRDefault="00273935" w:rsidP="00273935">
      <w:pPr>
        <w:snapToGrid w:val="0"/>
        <w:spacing w:line="360" w:lineRule="auto"/>
        <w:ind w:firstLineChars="204" w:firstLine="530"/>
        <w:rPr>
          <w:color w:val="000000"/>
          <w:sz w:val="26"/>
          <w:szCs w:val="26"/>
        </w:rPr>
      </w:pPr>
      <w:r w:rsidRPr="00273935">
        <w:rPr>
          <w:rFonts w:hint="eastAsia"/>
          <w:color w:val="000000"/>
          <w:sz w:val="26"/>
          <w:szCs w:val="26"/>
        </w:rPr>
        <w:t>图</w:t>
      </w:r>
      <w:r>
        <w:rPr>
          <w:color w:val="000000"/>
          <w:sz w:val="26"/>
          <w:szCs w:val="26"/>
        </w:rPr>
        <w:t>3</w:t>
      </w:r>
      <w:r>
        <w:rPr>
          <w:rFonts w:hint="eastAsia"/>
          <w:color w:val="000000"/>
          <w:sz w:val="26"/>
          <w:szCs w:val="26"/>
        </w:rPr>
        <w:t>；</w:t>
      </w:r>
      <w:r w:rsidR="001C79DF" w:rsidRPr="001C79DF">
        <w:rPr>
          <w:rFonts w:hint="eastAsia"/>
          <w:color w:val="000000"/>
          <w:sz w:val="26"/>
          <w:szCs w:val="26"/>
        </w:rPr>
        <w:t>奖励函数曲线</w:t>
      </w:r>
      <w:r w:rsidR="001C79DF">
        <w:rPr>
          <w:rFonts w:hint="eastAsia"/>
          <w:color w:val="000000"/>
          <w:sz w:val="26"/>
          <w:szCs w:val="26"/>
        </w:rPr>
        <w:t>训练</w:t>
      </w:r>
      <w:r w:rsidR="001C79DF">
        <w:rPr>
          <w:rFonts w:hint="eastAsia"/>
          <w:color w:val="000000"/>
          <w:sz w:val="26"/>
          <w:szCs w:val="26"/>
        </w:rPr>
        <w:t>1000</w:t>
      </w:r>
      <w:r w:rsidR="001C79DF">
        <w:rPr>
          <w:rFonts w:hint="eastAsia"/>
          <w:color w:val="000000"/>
          <w:sz w:val="26"/>
          <w:szCs w:val="26"/>
        </w:rPr>
        <w:t>轮次后趋于收敛</w:t>
      </w:r>
      <w:r w:rsidR="00F34938">
        <w:rPr>
          <w:rFonts w:hint="eastAsia"/>
          <w:color w:val="000000"/>
          <w:sz w:val="26"/>
          <w:szCs w:val="26"/>
        </w:rPr>
        <w:t>结果示意图；</w:t>
      </w:r>
    </w:p>
    <w:p w14:paraId="374225FD" w14:textId="7DC273D1" w:rsidR="00273935" w:rsidRPr="00273935" w:rsidRDefault="00273935" w:rsidP="00F34938">
      <w:pPr>
        <w:snapToGrid w:val="0"/>
        <w:spacing w:line="360" w:lineRule="auto"/>
        <w:ind w:firstLineChars="204" w:firstLine="530"/>
        <w:rPr>
          <w:rFonts w:hint="eastAsia"/>
          <w:color w:val="000000"/>
          <w:sz w:val="26"/>
          <w:szCs w:val="26"/>
        </w:rPr>
      </w:pPr>
      <w:r w:rsidRPr="00273935">
        <w:rPr>
          <w:rFonts w:hint="eastAsia"/>
          <w:color w:val="000000"/>
          <w:sz w:val="26"/>
          <w:szCs w:val="26"/>
        </w:rPr>
        <w:t>图</w:t>
      </w:r>
      <w:r>
        <w:rPr>
          <w:color w:val="000000"/>
          <w:sz w:val="26"/>
          <w:szCs w:val="26"/>
        </w:rPr>
        <w:t>4</w:t>
      </w:r>
      <w:r>
        <w:rPr>
          <w:rFonts w:hint="eastAsia"/>
          <w:color w:val="000000"/>
          <w:sz w:val="26"/>
          <w:szCs w:val="26"/>
        </w:rPr>
        <w:t>；</w:t>
      </w:r>
      <w:r w:rsidR="001C79DF" w:rsidRPr="001C79DF">
        <w:rPr>
          <w:rFonts w:hint="eastAsia"/>
          <w:color w:val="000000"/>
          <w:sz w:val="26"/>
          <w:szCs w:val="26"/>
        </w:rPr>
        <w:t>PPO</w:t>
      </w:r>
      <w:r w:rsidR="001C79DF" w:rsidRPr="001C79DF">
        <w:rPr>
          <w:rFonts w:hint="eastAsia"/>
          <w:color w:val="000000"/>
          <w:sz w:val="26"/>
          <w:szCs w:val="26"/>
        </w:rPr>
        <w:t>训练后的目标划分</w:t>
      </w:r>
      <w:r w:rsidR="001C79DF">
        <w:rPr>
          <w:rFonts w:hint="eastAsia"/>
          <w:color w:val="000000"/>
          <w:sz w:val="26"/>
          <w:szCs w:val="26"/>
        </w:rPr>
        <w:t>示意图，（</w:t>
      </w:r>
      <w:r w:rsidR="001C79DF">
        <w:rPr>
          <w:rFonts w:hint="eastAsia"/>
          <w:color w:val="000000"/>
          <w:sz w:val="26"/>
          <w:szCs w:val="26"/>
        </w:rPr>
        <w:t>a</w:t>
      </w:r>
      <w:r w:rsidR="001C79DF">
        <w:rPr>
          <w:rFonts w:hint="eastAsia"/>
          <w:color w:val="000000"/>
          <w:sz w:val="26"/>
          <w:szCs w:val="26"/>
        </w:rPr>
        <w:t>）为未发生动态时间前</w:t>
      </w:r>
      <w:r w:rsidR="001C79DF">
        <w:rPr>
          <w:rFonts w:hint="eastAsia"/>
          <w:color w:val="000000"/>
          <w:sz w:val="26"/>
          <w:szCs w:val="26"/>
        </w:rPr>
        <w:t>8</w:t>
      </w:r>
      <w:r w:rsidR="001C79DF">
        <w:rPr>
          <w:rFonts w:hint="eastAsia"/>
          <w:color w:val="000000"/>
          <w:sz w:val="26"/>
          <w:szCs w:val="26"/>
        </w:rPr>
        <w:t>个导引机时划分结果，（</w:t>
      </w:r>
      <w:r w:rsidR="001C79DF">
        <w:rPr>
          <w:rFonts w:hint="eastAsia"/>
          <w:color w:val="000000"/>
          <w:sz w:val="26"/>
          <w:szCs w:val="26"/>
        </w:rPr>
        <w:t>b</w:t>
      </w:r>
      <w:r w:rsidR="001C79DF">
        <w:rPr>
          <w:rFonts w:hint="eastAsia"/>
          <w:color w:val="000000"/>
          <w:sz w:val="26"/>
          <w:szCs w:val="26"/>
        </w:rPr>
        <w:t>）为发生动态事件后</w:t>
      </w:r>
      <w:r w:rsidR="001C79DF">
        <w:rPr>
          <w:rFonts w:hint="eastAsia"/>
          <w:color w:val="000000"/>
          <w:sz w:val="26"/>
          <w:szCs w:val="26"/>
        </w:rPr>
        <w:t>7</w:t>
      </w:r>
      <w:r w:rsidR="001C79DF">
        <w:rPr>
          <w:rFonts w:hint="eastAsia"/>
          <w:color w:val="000000"/>
          <w:sz w:val="26"/>
          <w:szCs w:val="26"/>
        </w:rPr>
        <w:t>个导引机时划分结果</w:t>
      </w:r>
      <w:r w:rsidR="00F34938">
        <w:rPr>
          <w:rFonts w:hint="eastAsia"/>
          <w:color w:val="000000"/>
          <w:sz w:val="26"/>
          <w:szCs w:val="26"/>
        </w:rPr>
        <w:t>。</w:t>
      </w:r>
    </w:p>
    <w:p w14:paraId="5E7AFDC5" w14:textId="66DEAA57" w:rsidR="005F7062" w:rsidRPr="00321AAE" w:rsidRDefault="005F7062" w:rsidP="00FF6BC0">
      <w:pPr>
        <w:snapToGrid w:val="0"/>
        <w:spacing w:line="360" w:lineRule="auto"/>
        <w:rPr>
          <w:rFonts w:eastAsia="黑体"/>
          <w:sz w:val="26"/>
          <w:szCs w:val="26"/>
        </w:rPr>
      </w:pPr>
      <w:r w:rsidRPr="00321AAE">
        <w:rPr>
          <w:rFonts w:eastAsia="黑体"/>
          <w:sz w:val="26"/>
          <w:szCs w:val="26"/>
        </w:rPr>
        <w:t>具体实施方式</w:t>
      </w:r>
    </w:p>
    <w:p w14:paraId="01AD929E" w14:textId="77777777" w:rsidR="00AA57D6" w:rsidRDefault="00AA57D6" w:rsidP="00AA57D6">
      <w:pPr>
        <w:snapToGrid w:val="0"/>
        <w:spacing w:line="360" w:lineRule="auto"/>
        <w:ind w:firstLineChars="200" w:firstLine="520"/>
        <w:rPr>
          <w:rFonts w:eastAsiaTheme="minorEastAsia"/>
          <w:bCs/>
          <w:sz w:val="26"/>
          <w:szCs w:val="26"/>
        </w:rPr>
      </w:pPr>
      <w:r w:rsidRPr="00321AAE">
        <w:rPr>
          <w:rFonts w:eastAsiaTheme="minorEastAsia"/>
          <w:bCs/>
          <w:sz w:val="26"/>
          <w:szCs w:val="26"/>
        </w:rPr>
        <w:t>下面结合附图和实施例对本发明进一步说明。</w:t>
      </w:r>
    </w:p>
    <w:p w14:paraId="53F18627" w14:textId="74403907" w:rsidR="00AA57D6" w:rsidRPr="00273935" w:rsidRDefault="00AA57D6" w:rsidP="00AA57D6">
      <w:pPr>
        <w:snapToGrid w:val="0"/>
        <w:spacing w:line="360" w:lineRule="auto"/>
        <w:ind w:firstLineChars="200" w:firstLine="520"/>
        <w:rPr>
          <w:sz w:val="26"/>
          <w:szCs w:val="26"/>
        </w:rPr>
      </w:pPr>
      <w:r w:rsidRPr="00AA57D6">
        <w:rPr>
          <w:rFonts w:eastAsiaTheme="minorEastAsia" w:hint="eastAsia"/>
          <w:bCs/>
          <w:sz w:val="26"/>
          <w:szCs w:val="26"/>
        </w:rPr>
        <w:t>本发明提供了一种基于近端策略优化（</w:t>
      </w:r>
      <w:r w:rsidRPr="00AA57D6">
        <w:rPr>
          <w:rFonts w:eastAsiaTheme="minorEastAsia" w:hint="eastAsia"/>
          <w:bCs/>
          <w:sz w:val="26"/>
          <w:szCs w:val="26"/>
        </w:rPr>
        <w:t>PPO</w:t>
      </w:r>
      <w:r w:rsidRPr="00AA57D6">
        <w:rPr>
          <w:rFonts w:eastAsiaTheme="minorEastAsia" w:hint="eastAsia"/>
          <w:bCs/>
          <w:sz w:val="26"/>
          <w:szCs w:val="26"/>
        </w:rPr>
        <w:t>）算法的无人机集群动态区域目标分</w:t>
      </w:r>
      <w:r w:rsidRPr="00AA57D6">
        <w:rPr>
          <w:rFonts w:eastAsiaTheme="minorEastAsia" w:hint="eastAsia"/>
          <w:bCs/>
          <w:sz w:val="26"/>
          <w:szCs w:val="26"/>
        </w:rPr>
        <w:lastRenderedPageBreak/>
        <w:t>配智能决策方法，该方法能够有效解决无人机集群在动态目标环境下的区域智能分配问题。通过融合强化学习技术与动态聚类算法，设计三层动作空间、状态空间及多维奖励函数，实现目标区域的实时智能分配，显著提升无人机集群的协同作战效率。</w:t>
      </w:r>
    </w:p>
    <w:p w14:paraId="73B468EC" w14:textId="77777777" w:rsidR="00AA57D6" w:rsidRPr="00273935" w:rsidRDefault="00AA57D6" w:rsidP="00AA57D6">
      <w:pPr>
        <w:snapToGrid w:val="0"/>
        <w:spacing w:line="360" w:lineRule="auto"/>
        <w:ind w:firstLine="480"/>
        <w:rPr>
          <w:sz w:val="26"/>
          <w:szCs w:val="26"/>
        </w:rPr>
      </w:pPr>
      <w:r w:rsidRPr="00273935">
        <w:rPr>
          <w:rFonts w:hint="eastAsia"/>
          <w:sz w:val="26"/>
          <w:szCs w:val="26"/>
        </w:rPr>
        <w:t>具体应用步骤如下：</w:t>
      </w:r>
    </w:p>
    <w:p w14:paraId="4308CADC" w14:textId="0A4E45BA" w:rsidR="00CB3A81" w:rsidRPr="00273935" w:rsidRDefault="00CB3A81" w:rsidP="00CB3A81">
      <w:pPr>
        <w:snapToGrid w:val="0"/>
        <w:spacing w:line="360" w:lineRule="auto"/>
        <w:ind w:firstLine="480"/>
        <w:rPr>
          <w:rFonts w:hint="eastAsia"/>
          <w:sz w:val="26"/>
          <w:szCs w:val="26"/>
        </w:rPr>
      </w:pPr>
      <w:r w:rsidRPr="00273935">
        <w:rPr>
          <w:rFonts w:hint="eastAsia"/>
          <w:sz w:val="26"/>
          <w:szCs w:val="26"/>
        </w:rPr>
        <w:t>准备工作：无人机集群</w:t>
      </w:r>
      <w:r w:rsidR="00BB0EBB" w:rsidRPr="00025957">
        <w:rPr>
          <w:position w:val="-4"/>
        </w:rPr>
        <w:object w:dxaOrig="320" w:dyaOrig="360" w14:anchorId="50CB9924">
          <v:shape id="_x0000_i1414" type="#_x0000_t75" style="width:16.15pt;height:17.85pt" o:ole="">
            <v:imagedata r:id="rId60" o:title=""/>
          </v:shape>
          <o:OLEObject Type="Embed" ProgID="Equation.DSMT4" ShapeID="_x0000_i1414" DrawAspect="Content" ObjectID="_1814433467" r:id="rId61"/>
        </w:object>
      </w:r>
      <w:r w:rsidRPr="00273935">
        <w:rPr>
          <w:rFonts w:hint="eastAsia"/>
          <w:sz w:val="26"/>
          <w:szCs w:val="26"/>
        </w:rPr>
        <w:t>，</w:t>
      </w:r>
      <w:r w:rsidR="00BB0EBB" w:rsidRPr="00025957">
        <w:rPr>
          <w:position w:val="-4"/>
        </w:rPr>
        <w:object w:dxaOrig="200" w:dyaOrig="220" w14:anchorId="234DC408">
          <v:shape id="_x0000_i1419" type="#_x0000_t75" style="width:9.8pt;height:10.95pt" o:ole="">
            <v:imagedata r:id="rId62" o:title=""/>
          </v:shape>
          <o:OLEObject Type="Embed" ProgID="Equation.DSMT4" ShapeID="_x0000_i1419" DrawAspect="Content" ObjectID="_1814433468" r:id="rId63"/>
        </w:object>
      </w:r>
      <w:r w:rsidRPr="00273935">
        <w:rPr>
          <w:rFonts w:hint="eastAsia"/>
          <w:sz w:val="26"/>
          <w:szCs w:val="26"/>
        </w:rPr>
        <w:t>表示无人机的数量，</w:t>
      </w:r>
      <w:r w:rsidR="00BB0EBB" w:rsidRPr="00025957">
        <w:rPr>
          <w:position w:val="-4"/>
        </w:rPr>
        <w:object w:dxaOrig="220" w:dyaOrig="360" w14:anchorId="6EB912C6">
          <v:shape id="_x0000_i1424" type="#_x0000_t75" style="width:10.95pt;height:17.85pt" o:ole="">
            <v:imagedata r:id="rId64" o:title=""/>
          </v:shape>
          <o:OLEObject Type="Embed" ProgID="Equation.DSMT4" ShapeID="_x0000_i1424" DrawAspect="Content" ObjectID="_1814433469" r:id="rId65"/>
        </w:object>
      </w:r>
      <w:r w:rsidRPr="00CB3A81">
        <w:rPr>
          <w:rFonts w:hint="eastAsia"/>
          <w:sz w:val="26"/>
          <w:szCs w:val="26"/>
        </w:rPr>
        <w:t>为分群内目标数量</w:t>
      </w:r>
      <w:r>
        <w:rPr>
          <w:rFonts w:hint="eastAsia"/>
          <w:sz w:val="26"/>
          <w:szCs w:val="26"/>
        </w:rPr>
        <w:t>，</w:t>
      </w:r>
      <w:r w:rsidR="00BB0EBB" w:rsidRPr="00025957">
        <w:rPr>
          <w:position w:val="-4"/>
        </w:rPr>
        <w:object w:dxaOrig="260" w:dyaOrig="279" w14:anchorId="293CC95E">
          <v:shape id="_x0000_i1429" type="#_x0000_t75" style="width:13.25pt;height:13.8pt" o:ole="">
            <v:imagedata r:id="rId66" o:title=""/>
          </v:shape>
          <o:OLEObject Type="Embed" ProgID="Equation.DSMT4" ShapeID="_x0000_i1429" DrawAspect="Content" ObjectID="_1814433470" r:id="rId67"/>
        </w:object>
      </w:r>
      <w:r w:rsidRPr="00CB3A81">
        <w:rPr>
          <w:rFonts w:hint="eastAsia"/>
          <w:sz w:val="26"/>
          <w:szCs w:val="26"/>
        </w:rPr>
        <w:t>为分群数。</w:t>
      </w:r>
    </w:p>
    <w:p w14:paraId="435B2FDD" w14:textId="20EAB700" w:rsidR="00CB3A81" w:rsidRPr="00273935" w:rsidRDefault="00CB3A81" w:rsidP="00CB3A81">
      <w:pPr>
        <w:snapToGrid w:val="0"/>
        <w:spacing w:line="360" w:lineRule="auto"/>
        <w:ind w:firstLineChars="200" w:firstLine="520"/>
        <w:rPr>
          <w:sz w:val="26"/>
          <w:szCs w:val="26"/>
        </w:rPr>
      </w:pPr>
      <w:r w:rsidRPr="00273935">
        <w:rPr>
          <w:sz w:val="26"/>
          <w:szCs w:val="26"/>
        </w:rPr>
        <w:t>S1</w:t>
      </w:r>
      <w:r w:rsidRPr="00273935">
        <w:rPr>
          <w:rFonts w:hint="eastAsia"/>
          <w:sz w:val="26"/>
          <w:szCs w:val="26"/>
        </w:rPr>
        <w:t>：</w:t>
      </w:r>
      <w:proofErr w:type="gramStart"/>
      <w:r w:rsidRPr="00273935">
        <w:rPr>
          <w:rFonts w:hint="eastAsia"/>
          <w:sz w:val="26"/>
          <w:szCs w:val="26"/>
        </w:rPr>
        <w:t>根</w:t>
      </w:r>
      <w:proofErr w:type="gramEnd"/>
      <w:r w:rsidRPr="00AC2B31">
        <w:rPr>
          <w:rFonts w:hint="eastAsia"/>
          <w:sz w:val="26"/>
          <w:szCs w:val="26"/>
        </w:rPr>
        <w:t>根据无人机集群属性</w:t>
      </w:r>
      <w:r>
        <w:rPr>
          <w:rFonts w:hint="eastAsia"/>
          <w:sz w:val="26"/>
          <w:szCs w:val="26"/>
        </w:rPr>
        <w:t>进行</w:t>
      </w:r>
      <w:r w:rsidRPr="00FB3A26">
        <w:rPr>
          <w:sz w:val="26"/>
          <w:szCs w:val="26"/>
        </w:rPr>
        <w:t>任务环境建模</w:t>
      </w:r>
      <w:r w:rsidRPr="00273935">
        <w:rPr>
          <w:rFonts w:hint="eastAsia"/>
          <w:sz w:val="26"/>
          <w:szCs w:val="26"/>
        </w:rPr>
        <w:t>；</w:t>
      </w:r>
    </w:p>
    <w:p w14:paraId="1C48183D" w14:textId="1C6AA33B" w:rsidR="00CB3A81" w:rsidRPr="00273935" w:rsidRDefault="00CB3A81" w:rsidP="00CB3A81">
      <w:pPr>
        <w:snapToGrid w:val="0"/>
        <w:spacing w:line="360" w:lineRule="auto"/>
        <w:ind w:firstLineChars="200" w:firstLine="520"/>
        <w:rPr>
          <w:sz w:val="26"/>
          <w:szCs w:val="26"/>
        </w:rPr>
      </w:pPr>
      <w:r w:rsidRPr="00273935">
        <w:rPr>
          <w:sz w:val="26"/>
          <w:szCs w:val="26"/>
        </w:rPr>
        <w:t>S2</w:t>
      </w:r>
      <w:r w:rsidRPr="00273935">
        <w:rPr>
          <w:rFonts w:hint="eastAsia"/>
          <w:sz w:val="26"/>
          <w:szCs w:val="26"/>
        </w:rPr>
        <w:t>：</w:t>
      </w:r>
      <w:r w:rsidRPr="00AC2B31">
        <w:rPr>
          <w:rFonts w:hint="eastAsia"/>
          <w:sz w:val="26"/>
          <w:szCs w:val="26"/>
        </w:rPr>
        <w:t>根据</w:t>
      </w:r>
      <w:r w:rsidRPr="003D72B1">
        <w:rPr>
          <w:rFonts w:hint="eastAsia"/>
          <w:sz w:val="26"/>
          <w:szCs w:val="26"/>
        </w:rPr>
        <w:t>目标点属性特征和目标分群中心动态变化过程</w:t>
      </w:r>
      <w:r>
        <w:rPr>
          <w:rFonts w:hint="eastAsia"/>
          <w:sz w:val="26"/>
          <w:szCs w:val="26"/>
        </w:rPr>
        <w:t>设计状态空间</w:t>
      </w:r>
      <w:r>
        <w:rPr>
          <w:rFonts w:hint="eastAsia"/>
          <w:sz w:val="26"/>
          <w:szCs w:val="26"/>
        </w:rPr>
        <w:t>，目标点属性特征包括</w:t>
      </w:r>
      <w:r w:rsidRPr="003D72B1">
        <w:rPr>
          <w:rFonts w:hint="eastAsia"/>
          <w:sz w:val="26"/>
          <w:szCs w:val="26"/>
        </w:rPr>
        <w:t>空间中分布的位置坐标、目标类型、目标的价值和防御能力等</w:t>
      </w:r>
      <w:r w:rsidRPr="00273935">
        <w:rPr>
          <w:rFonts w:hint="eastAsia"/>
          <w:sz w:val="26"/>
          <w:szCs w:val="26"/>
        </w:rPr>
        <w:t>；</w:t>
      </w:r>
    </w:p>
    <w:p w14:paraId="14D6A5AB" w14:textId="2EEBCEF3" w:rsidR="00CB3A81" w:rsidRPr="00273935" w:rsidRDefault="00CB3A81" w:rsidP="00CB3A81">
      <w:pPr>
        <w:snapToGrid w:val="0"/>
        <w:spacing w:line="360" w:lineRule="auto"/>
        <w:ind w:firstLineChars="200" w:firstLine="520"/>
        <w:rPr>
          <w:sz w:val="26"/>
          <w:szCs w:val="26"/>
        </w:rPr>
      </w:pPr>
      <w:r w:rsidRPr="00273935">
        <w:rPr>
          <w:sz w:val="26"/>
          <w:szCs w:val="26"/>
        </w:rPr>
        <w:t>S3</w:t>
      </w:r>
      <w:r w:rsidRPr="00273935">
        <w:rPr>
          <w:rFonts w:hint="eastAsia"/>
          <w:sz w:val="26"/>
          <w:szCs w:val="26"/>
        </w:rPr>
        <w:t>：</w:t>
      </w:r>
      <w:r w:rsidR="007C3803" w:rsidRPr="00DC7C65">
        <w:rPr>
          <w:rFonts w:hint="eastAsia"/>
          <w:sz w:val="26"/>
          <w:szCs w:val="26"/>
        </w:rPr>
        <w:t>针对战场目标的动态事件</w:t>
      </w:r>
      <w:r w:rsidR="007C3803">
        <w:rPr>
          <w:rFonts w:hint="eastAsia"/>
          <w:sz w:val="26"/>
          <w:szCs w:val="26"/>
        </w:rPr>
        <w:t>设计</w:t>
      </w:r>
      <w:r w:rsidR="007C3803">
        <w:rPr>
          <w:rFonts w:hint="eastAsia"/>
          <w:sz w:val="26"/>
          <w:szCs w:val="26"/>
        </w:rPr>
        <w:t>三层</w:t>
      </w:r>
      <w:r w:rsidR="007C3803">
        <w:rPr>
          <w:rFonts w:hint="eastAsia"/>
          <w:sz w:val="26"/>
          <w:szCs w:val="26"/>
        </w:rPr>
        <w:t>动作空间</w:t>
      </w:r>
      <w:r w:rsidRPr="00273935">
        <w:rPr>
          <w:rFonts w:hint="eastAsia"/>
          <w:sz w:val="26"/>
          <w:szCs w:val="26"/>
        </w:rPr>
        <w:t>；</w:t>
      </w:r>
      <w:r w:rsidR="007C3803">
        <w:rPr>
          <w:rFonts w:hint="eastAsia"/>
          <w:sz w:val="26"/>
          <w:szCs w:val="26"/>
        </w:rPr>
        <w:t>见图</w:t>
      </w:r>
      <w:r w:rsidR="007C3803">
        <w:rPr>
          <w:rFonts w:hint="eastAsia"/>
          <w:sz w:val="26"/>
          <w:szCs w:val="26"/>
        </w:rPr>
        <w:t>2</w:t>
      </w:r>
      <w:r w:rsidR="007C3803">
        <w:rPr>
          <w:rFonts w:hint="eastAsia"/>
          <w:sz w:val="26"/>
          <w:szCs w:val="26"/>
        </w:rPr>
        <w:t>为依据动态事件所设计的三层动作空间结构；</w:t>
      </w:r>
    </w:p>
    <w:p w14:paraId="099E4BDE" w14:textId="1663773D" w:rsidR="00CB3A81" w:rsidRPr="00273935" w:rsidRDefault="00CB3A81" w:rsidP="00CB3A81">
      <w:pPr>
        <w:snapToGrid w:val="0"/>
        <w:spacing w:line="360" w:lineRule="auto"/>
        <w:ind w:firstLineChars="200" w:firstLine="520"/>
        <w:rPr>
          <w:sz w:val="26"/>
          <w:szCs w:val="26"/>
        </w:rPr>
      </w:pPr>
      <w:r w:rsidRPr="00273935">
        <w:rPr>
          <w:sz w:val="26"/>
          <w:szCs w:val="26"/>
        </w:rPr>
        <w:t>S4</w:t>
      </w:r>
      <w:r w:rsidRPr="00273935">
        <w:rPr>
          <w:rFonts w:hint="eastAsia"/>
          <w:sz w:val="26"/>
          <w:szCs w:val="26"/>
        </w:rPr>
        <w:t>：</w:t>
      </w:r>
      <w:r w:rsidR="00F34938">
        <w:rPr>
          <w:rFonts w:hint="eastAsia"/>
          <w:sz w:val="26"/>
          <w:szCs w:val="26"/>
        </w:rPr>
        <w:t>确定目标分配</w:t>
      </w:r>
      <w:r w:rsidR="0077732F">
        <w:rPr>
          <w:rFonts w:hint="eastAsia"/>
          <w:sz w:val="26"/>
          <w:szCs w:val="26"/>
        </w:rPr>
        <w:t>综合</w:t>
      </w:r>
      <w:r w:rsidR="007C3803">
        <w:rPr>
          <w:rFonts w:hint="eastAsia"/>
          <w:sz w:val="26"/>
          <w:szCs w:val="26"/>
        </w:rPr>
        <w:t>奖励函数</w:t>
      </w:r>
      <w:r w:rsidR="00F34938">
        <w:rPr>
          <w:rFonts w:hint="eastAsia"/>
          <w:sz w:val="26"/>
          <w:szCs w:val="26"/>
        </w:rPr>
        <w:t>，见图</w:t>
      </w:r>
      <w:r w:rsidR="00F34938">
        <w:rPr>
          <w:rFonts w:hint="eastAsia"/>
          <w:sz w:val="26"/>
          <w:szCs w:val="26"/>
        </w:rPr>
        <w:t>3</w:t>
      </w:r>
      <w:r w:rsidR="00F34938">
        <w:rPr>
          <w:rFonts w:hint="eastAsia"/>
          <w:sz w:val="26"/>
          <w:szCs w:val="26"/>
        </w:rPr>
        <w:t>得出收敛的奖励函数值</w:t>
      </w:r>
      <w:r w:rsidR="00287C61">
        <w:rPr>
          <w:rFonts w:hint="eastAsia"/>
          <w:sz w:val="26"/>
          <w:szCs w:val="26"/>
        </w:rPr>
        <w:t>；</w:t>
      </w:r>
    </w:p>
    <w:p w14:paraId="18D146B6" w14:textId="245359DF" w:rsidR="00CB3A81" w:rsidRPr="00273935" w:rsidRDefault="00CB3A81" w:rsidP="00CB3A81">
      <w:pPr>
        <w:snapToGrid w:val="0"/>
        <w:spacing w:line="360" w:lineRule="auto"/>
        <w:ind w:firstLineChars="200" w:firstLine="520"/>
        <w:rPr>
          <w:rFonts w:eastAsiaTheme="minorEastAsia"/>
          <w:bCs/>
          <w:color w:val="FF0000"/>
          <w:sz w:val="26"/>
          <w:szCs w:val="26"/>
        </w:rPr>
      </w:pPr>
      <w:r w:rsidRPr="00273935">
        <w:rPr>
          <w:sz w:val="26"/>
          <w:szCs w:val="26"/>
        </w:rPr>
        <w:t>S5</w:t>
      </w:r>
      <w:r w:rsidRPr="00273935">
        <w:rPr>
          <w:rFonts w:hint="eastAsia"/>
          <w:sz w:val="26"/>
          <w:szCs w:val="26"/>
        </w:rPr>
        <w:t>：</w:t>
      </w:r>
      <w:r w:rsidR="00BB0EBB">
        <w:rPr>
          <w:rFonts w:hint="eastAsia"/>
          <w:sz w:val="26"/>
          <w:szCs w:val="26"/>
        </w:rPr>
        <w:t>投喂数据进行训练</w:t>
      </w:r>
      <w:r w:rsidR="00BB0EBB">
        <w:rPr>
          <w:rFonts w:hint="eastAsia"/>
          <w:sz w:val="26"/>
          <w:szCs w:val="26"/>
        </w:rPr>
        <w:t>，</w:t>
      </w:r>
      <w:r w:rsidR="00F34938">
        <w:rPr>
          <w:rFonts w:hint="eastAsia"/>
          <w:sz w:val="26"/>
          <w:szCs w:val="26"/>
        </w:rPr>
        <w:t>在发生动态时间后</w:t>
      </w:r>
      <w:r w:rsidRPr="00273935">
        <w:rPr>
          <w:rFonts w:hint="eastAsia"/>
          <w:sz w:val="26"/>
          <w:szCs w:val="26"/>
        </w:rPr>
        <w:t>将</w:t>
      </w:r>
      <w:r w:rsidR="00F34938">
        <w:rPr>
          <w:rFonts w:hint="eastAsia"/>
          <w:sz w:val="26"/>
          <w:szCs w:val="26"/>
        </w:rPr>
        <w:t>无人机集群的</w:t>
      </w:r>
      <w:r w:rsidR="00F34938">
        <w:rPr>
          <w:rFonts w:hint="eastAsia"/>
          <w:sz w:val="26"/>
          <w:szCs w:val="26"/>
        </w:rPr>
        <w:t>8</w:t>
      </w:r>
      <w:r w:rsidR="00F34938">
        <w:rPr>
          <w:rFonts w:hint="eastAsia"/>
          <w:sz w:val="26"/>
          <w:szCs w:val="26"/>
        </w:rPr>
        <w:t>个分群</w:t>
      </w:r>
      <w:r w:rsidR="00DB1083" w:rsidRPr="00273935">
        <w:rPr>
          <w:rFonts w:hint="eastAsia"/>
          <w:sz w:val="26"/>
          <w:szCs w:val="26"/>
        </w:rPr>
        <w:t>见</w:t>
      </w:r>
      <w:r w:rsidR="00DB1083">
        <w:rPr>
          <w:rFonts w:hint="eastAsia"/>
          <w:sz w:val="26"/>
          <w:szCs w:val="26"/>
        </w:rPr>
        <w:t>图</w:t>
      </w:r>
      <w:r w:rsidR="00DB1083">
        <w:rPr>
          <w:rFonts w:hint="eastAsia"/>
          <w:sz w:val="26"/>
          <w:szCs w:val="26"/>
        </w:rPr>
        <w:t>4</w:t>
      </w:r>
      <w:r w:rsidR="00DB1083">
        <w:rPr>
          <w:rFonts w:hint="eastAsia"/>
          <w:sz w:val="26"/>
          <w:szCs w:val="26"/>
        </w:rPr>
        <w:t>（</w:t>
      </w:r>
      <w:r w:rsidR="00DB1083">
        <w:rPr>
          <w:rFonts w:hint="eastAsia"/>
          <w:sz w:val="26"/>
          <w:szCs w:val="26"/>
        </w:rPr>
        <w:t>a</w:t>
      </w:r>
      <w:r w:rsidR="00DB1083">
        <w:rPr>
          <w:rFonts w:hint="eastAsia"/>
          <w:sz w:val="26"/>
          <w:szCs w:val="26"/>
        </w:rPr>
        <w:t>）</w:t>
      </w:r>
      <w:r w:rsidR="00F34938">
        <w:rPr>
          <w:rFonts w:hint="eastAsia"/>
          <w:sz w:val="26"/>
          <w:szCs w:val="26"/>
        </w:rPr>
        <w:t>动态划分为新的</w:t>
      </w:r>
      <w:r w:rsidR="00F34938">
        <w:rPr>
          <w:rFonts w:hint="eastAsia"/>
          <w:sz w:val="26"/>
          <w:szCs w:val="26"/>
        </w:rPr>
        <w:t>7</w:t>
      </w:r>
      <w:r w:rsidR="00F34938">
        <w:rPr>
          <w:rFonts w:hint="eastAsia"/>
          <w:sz w:val="26"/>
          <w:szCs w:val="26"/>
        </w:rPr>
        <w:t>个群</w:t>
      </w:r>
      <w:r w:rsidR="00DB1083" w:rsidRPr="00273935">
        <w:rPr>
          <w:rFonts w:hint="eastAsia"/>
          <w:sz w:val="26"/>
          <w:szCs w:val="26"/>
        </w:rPr>
        <w:t>见</w:t>
      </w:r>
      <w:r w:rsidR="00DB1083">
        <w:rPr>
          <w:rFonts w:hint="eastAsia"/>
          <w:sz w:val="26"/>
          <w:szCs w:val="26"/>
        </w:rPr>
        <w:t>图</w:t>
      </w:r>
      <w:r w:rsidR="00DB1083">
        <w:rPr>
          <w:rFonts w:hint="eastAsia"/>
          <w:sz w:val="26"/>
          <w:szCs w:val="26"/>
        </w:rPr>
        <w:t>4</w:t>
      </w:r>
      <w:r w:rsidR="00DB1083">
        <w:rPr>
          <w:rFonts w:hint="eastAsia"/>
          <w:sz w:val="26"/>
          <w:szCs w:val="26"/>
        </w:rPr>
        <w:t>（</w:t>
      </w:r>
      <w:r w:rsidR="00DB1083">
        <w:rPr>
          <w:rFonts w:hint="eastAsia"/>
          <w:sz w:val="26"/>
          <w:szCs w:val="26"/>
        </w:rPr>
        <w:t>b</w:t>
      </w:r>
      <w:r w:rsidR="00DB1083">
        <w:rPr>
          <w:rFonts w:hint="eastAsia"/>
          <w:sz w:val="26"/>
          <w:szCs w:val="26"/>
        </w:rPr>
        <w:t>）</w:t>
      </w:r>
      <w:r w:rsidRPr="00273935">
        <w:rPr>
          <w:rFonts w:hint="eastAsia"/>
          <w:sz w:val="26"/>
          <w:szCs w:val="26"/>
        </w:rPr>
        <w:t>。</w:t>
      </w:r>
    </w:p>
    <w:p w14:paraId="2F927D66" w14:textId="77777777" w:rsidR="00CB3A81" w:rsidRPr="00273935" w:rsidRDefault="00CB3A81" w:rsidP="00CB3A81">
      <w:pPr>
        <w:tabs>
          <w:tab w:val="left" w:pos="4253"/>
        </w:tabs>
        <w:snapToGrid w:val="0"/>
        <w:spacing w:line="360" w:lineRule="auto"/>
        <w:ind w:firstLineChars="200" w:firstLine="520"/>
        <w:rPr>
          <w:rFonts w:eastAsiaTheme="minorEastAsia"/>
          <w:bCs/>
          <w:sz w:val="26"/>
          <w:szCs w:val="26"/>
        </w:rPr>
      </w:pPr>
      <w:r w:rsidRPr="00273935">
        <w:rPr>
          <w:rFonts w:eastAsiaTheme="minorEastAsia"/>
          <w:bCs/>
          <w:sz w:val="26"/>
          <w:szCs w:val="26"/>
        </w:rPr>
        <w:t>实施例：</w:t>
      </w:r>
    </w:p>
    <w:p w14:paraId="21E17E42" w14:textId="2978B7F8" w:rsidR="00CB3A81" w:rsidRPr="00273935" w:rsidRDefault="00CB3A81" w:rsidP="00CB3A81">
      <w:pPr>
        <w:snapToGrid w:val="0"/>
        <w:spacing w:line="360" w:lineRule="auto"/>
        <w:ind w:firstLineChars="200" w:firstLine="520"/>
        <w:rPr>
          <w:sz w:val="26"/>
          <w:szCs w:val="26"/>
        </w:rPr>
      </w:pPr>
      <w:r w:rsidRPr="00273935">
        <w:rPr>
          <w:rFonts w:hint="eastAsia"/>
          <w:sz w:val="26"/>
          <w:szCs w:val="26"/>
        </w:rPr>
        <w:t>无人机集群在复杂多目标战场执行任务的过程中，针对</w:t>
      </w:r>
      <w:r w:rsidR="00E21AEB">
        <w:rPr>
          <w:rFonts w:hint="eastAsia"/>
          <w:sz w:val="26"/>
          <w:szCs w:val="26"/>
        </w:rPr>
        <w:t>高动态场景下的无人机集群中资源在损失后动态重新目标分配</w:t>
      </w:r>
      <w:r w:rsidRPr="00273935">
        <w:rPr>
          <w:rFonts w:hint="eastAsia"/>
          <w:sz w:val="26"/>
          <w:szCs w:val="26"/>
        </w:rPr>
        <w:t>，需要考虑无人机集群位置坐标、自身载荷特性（侦察无人机、攻击无人机）、飞行航程、</w:t>
      </w:r>
      <w:r w:rsidR="00E21AEB">
        <w:rPr>
          <w:rFonts w:hint="eastAsia"/>
          <w:sz w:val="26"/>
          <w:szCs w:val="26"/>
        </w:rPr>
        <w:t>聚类中心位置等信息</w:t>
      </w:r>
      <w:r w:rsidRPr="00273935">
        <w:rPr>
          <w:rFonts w:hint="eastAsia"/>
          <w:sz w:val="26"/>
          <w:szCs w:val="26"/>
        </w:rPr>
        <w:t>，结合衡量任务目标的位置坐标、情报确信度、重要性等多维属性，最终决定无人机集群中各无人机的具体</w:t>
      </w:r>
      <w:r w:rsidR="00E21AEB">
        <w:rPr>
          <w:rFonts w:hint="eastAsia"/>
          <w:sz w:val="26"/>
          <w:szCs w:val="26"/>
        </w:rPr>
        <w:t>群划分以及目标分配</w:t>
      </w:r>
      <w:r w:rsidRPr="00273935">
        <w:rPr>
          <w:rFonts w:hint="eastAsia"/>
          <w:sz w:val="26"/>
          <w:szCs w:val="26"/>
        </w:rPr>
        <w:t>。该任务分配方法包括以下步骤：</w:t>
      </w:r>
    </w:p>
    <w:p w14:paraId="62B57966" w14:textId="42402BC7" w:rsidR="00CB3A81" w:rsidRPr="00273935" w:rsidRDefault="00CB3A81" w:rsidP="00CB3A81">
      <w:pPr>
        <w:snapToGrid w:val="0"/>
        <w:spacing w:line="360" w:lineRule="auto"/>
        <w:ind w:firstLineChars="200" w:firstLine="520"/>
        <w:rPr>
          <w:sz w:val="26"/>
          <w:szCs w:val="26"/>
        </w:rPr>
      </w:pPr>
      <w:r w:rsidRPr="00273935">
        <w:rPr>
          <w:sz w:val="26"/>
          <w:szCs w:val="26"/>
        </w:rPr>
        <w:t>S1</w:t>
      </w:r>
      <w:r w:rsidRPr="00273935">
        <w:rPr>
          <w:rFonts w:hint="eastAsia"/>
          <w:sz w:val="26"/>
          <w:szCs w:val="26"/>
        </w:rPr>
        <w:t>：</w:t>
      </w:r>
      <w:proofErr w:type="gramStart"/>
      <w:r w:rsidR="00E21AEB" w:rsidRPr="00273935">
        <w:rPr>
          <w:rFonts w:hint="eastAsia"/>
          <w:sz w:val="26"/>
          <w:szCs w:val="26"/>
        </w:rPr>
        <w:t>根</w:t>
      </w:r>
      <w:proofErr w:type="gramEnd"/>
      <w:r w:rsidR="00E21AEB" w:rsidRPr="00AC2B31">
        <w:rPr>
          <w:rFonts w:hint="eastAsia"/>
          <w:sz w:val="26"/>
          <w:szCs w:val="26"/>
        </w:rPr>
        <w:t>根据无人机集群属性</w:t>
      </w:r>
      <w:r w:rsidR="00E21AEB">
        <w:rPr>
          <w:rFonts w:hint="eastAsia"/>
          <w:sz w:val="26"/>
          <w:szCs w:val="26"/>
        </w:rPr>
        <w:t>进行</w:t>
      </w:r>
      <w:r w:rsidR="00E21AEB" w:rsidRPr="00FB3A26">
        <w:rPr>
          <w:sz w:val="26"/>
          <w:szCs w:val="26"/>
        </w:rPr>
        <w:t>任务环境建模</w:t>
      </w:r>
      <w:r w:rsidRPr="00273935">
        <w:rPr>
          <w:rFonts w:hint="eastAsia"/>
          <w:sz w:val="26"/>
          <w:szCs w:val="26"/>
        </w:rPr>
        <w:t>。</w:t>
      </w:r>
    </w:p>
    <w:p w14:paraId="4B9E08B6" w14:textId="77777777" w:rsidR="00E21AEB" w:rsidRPr="00273935" w:rsidRDefault="00E21AEB" w:rsidP="00E21AEB">
      <w:pPr>
        <w:snapToGrid w:val="0"/>
        <w:spacing w:line="360" w:lineRule="auto"/>
        <w:ind w:firstLineChars="200" w:firstLine="520"/>
        <w:rPr>
          <w:sz w:val="26"/>
          <w:szCs w:val="26"/>
        </w:rPr>
      </w:pPr>
      <w:r w:rsidRPr="00273935">
        <w:rPr>
          <w:rFonts w:hint="eastAsia"/>
          <w:sz w:val="26"/>
          <w:szCs w:val="26"/>
        </w:rPr>
        <w:t>本实施例中，</w:t>
      </w:r>
      <w:r w:rsidRPr="00273935">
        <w:rPr>
          <w:sz w:val="26"/>
          <w:szCs w:val="26"/>
        </w:rPr>
        <w:t>S1</w:t>
      </w:r>
      <w:r w:rsidRPr="00273935">
        <w:rPr>
          <w:rFonts w:hint="eastAsia"/>
          <w:sz w:val="26"/>
          <w:szCs w:val="26"/>
        </w:rPr>
        <w:t>包括以下步骤：</w:t>
      </w:r>
    </w:p>
    <w:p w14:paraId="0D23C983" w14:textId="7B05EC90" w:rsidR="00E21AEB" w:rsidRPr="00AC2B31" w:rsidRDefault="00E21AEB" w:rsidP="00E21AEB">
      <w:pPr>
        <w:snapToGrid w:val="0"/>
        <w:spacing w:line="360" w:lineRule="auto"/>
        <w:ind w:firstLineChars="200" w:firstLine="520"/>
        <w:rPr>
          <w:sz w:val="26"/>
          <w:szCs w:val="26"/>
        </w:rPr>
      </w:pPr>
      <w:r>
        <w:rPr>
          <w:rFonts w:hint="eastAsia"/>
          <w:sz w:val="26"/>
          <w:szCs w:val="26"/>
        </w:rPr>
        <w:t>S1.1</w:t>
      </w:r>
      <w:r w:rsidRPr="00AC2B31">
        <w:rPr>
          <w:rFonts w:hint="eastAsia"/>
          <w:sz w:val="26"/>
          <w:szCs w:val="26"/>
        </w:rPr>
        <w:t>：确定无人机集群属性</w:t>
      </w:r>
      <w:r>
        <w:rPr>
          <w:rFonts w:hint="eastAsia"/>
          <w:sz w:val="26"/>
          <w:szCs w:val="26"/>
        </w:rPr>
        <w:t>，</w:t>
      </w:r>
      <w:r w:rsidRPr="00AC2B31">
        <w:rPr>
          <w:rFonts w:hint="eastAsia"/>
          <w:sz w:val="26"/>
          <w:szCs w:val="26"/>
        </w:rPr>
        <w:t>包括无人机位置坐标、无人机类型、无人机飞行总航程、无人机攻击能力，其中攻击能力等于无人机载弹数，无人机均实施自杀式攻击，建立</w:t>
      </w:r>
      <w:r>
        <w:rPr>
          <w:rFonts w:hint="eastAsia"/>
          <w:sz w:val="26"/>
          <w:szCs w:val="26"/>
        </w:rPr>
        <w:t>无人机集群</w:t>
      </w:r>
      <w:r w:rsidRPr="00AC2B31">
        <w:rPr>
          <w:rFonts w:hint="eastAsia"/>
          <w:sz w:val="26"/>
          <w:szCs w:val="26"/>
        </w:rPr>
        <w:t>作战资源模型</w:t>
      </w:r>
      <w:r>
        <w:rPr>
          <w:rFonts w:hint="eastAsia"/>
          <w:sz w:val="26"/>
          <w:szCs w:val="26"/>
        </w:rPr>
        <w:t>；</w:t>
      </w:r>
    </w:p>
    <w:p w14:paraId="30F66C59" w14:textId="36E44115" w:rsidR="00E21AEB" w:rsidRDefault="00E21AEB" w:rsidP="00E21AEB">
      <w:pPr>
        <w:snapToGrid w:val="0"/>
        <w:spacing w:line="360" w:lineRule="auto"/>
        <w:ind w:firstLineChars="200" w:firstLine="520"/>
        <w:rPr>
          <w:sz w:val="26"/>
          <w:szCs w:val="26"/>
        </w:rPr>
      </w:pPr>
      <w:r>
        <w:rPr>
          <w:rFonts w:hint="eastAsia"/>
          <w:sz w:val="26"/>
          <w:szCs w:val="26"/>
        </w:rPr>
        <w:t>S1.2</w:t>
      </w:r>
      <w:r>
        <w:rPr>
          <w:rFonts w:hint="eastAsia"/>
          <w:sz w:val="26"/>
          <w:szCs w:val="26"/>
        </w:rPr>
        <w:t>：</w:t>
      </w:r>
      <w:r w:rsidRPr="00AC2B31">
        <w:rPr>
          <w:rFonts w:hint="eastAsia"/>
          <w:sz w:val="26"/>
          <w:szCs w:val="26"/>
        </w:rPr>
        <w:t>设空间中有</w:t>
      </w:r>
      <w:r w:rsidR="00BB0EBB" w:rsidRPr="00025957">
        <w:rPr>
          <w:position w:val="-4"/>
        </w:rPr>
        <w:object w:dxaOrig="200" w:dyaOrig="220" w14:anchorId="23396158">
          <v:shape id="_x0000_i1434" type="#_x0000_t75" style="width:9.8pt;height:10.95pt" o:ole="">
            <v:imagedata r:id="rId68" o:title=""/>
          </v:shape>
          <o:OLEObject Type="Embed" ProgID="Equation.DSMT4" ShapeID="_x0000_i1434" DrawAspect="Content" ObjectID="_1814433471" r:id="rId69"/>
        </w:object>
      </w:r>
      <w:r w:rsidRPr="00AC2B31">
        <w:rPr>
          <w:rFonts w:hint="eastAsia"/>
          <w:sz w:val="26"/>
          <w:szCs w:val="26"/>
        </w:rPr>
        <w:t>架无人机，无人机集群作战资源</w:t>
      </w:r>
      <w:r w:rsidR="00BB0EBB" w:rsidRPr="00025957">
        <w:rPr>
          <w:position w:val="-4"/>
        </w:rPr>
        <w:object w:dxaOrig="2220" w:dyaOrig="360" w14:anchorId="090CF09F">
          <v:shape id="_x0000_i1439" type="#_x0000_t75" style="width:111.15pt;height:17.85pt" o:ole="">
            <v:imagedata r:id="rId70" o:title=""/>
          </v:shape>
          <o:OLEObject Type="Embed" ProgID="Equation.DSMT4" ShapeID="_x0000_i1439" DrawAspect="Content" ObjectID="_1814433472" r:id="rId71"/>
        </w:object>
      </w:r>
      <w:r w:rsidRPr="00AC2B31">
        <w:rPr>
          <w:rFonts w:hint="eastAsia"/>
          <w:sz w:val="26"/>
          <w:szCs w:val="26"/>
        </w:rPr>
        <w:t>，</w:t>
      </w:r>
      <w:r w:rsidRPr="00AC2B31">
        <w:rPr>
          <w:rFonts w:cstheme="minorBidi"/>
          <w:sz w:val="26"/>
          <w:szCs w:val="26"/>
        </w:rPr>
        <w:t xml:space="preserve"> </w:t>
      </w:r>
      <w:r w:rsidR="00BB0EBB" w:rsidRPr="00025957">
        <w:rPr>
          <w:position w:val="-4"/>
        </w:rPr>
        <w:object w:dxaOrig="2180" w:dyaOrig="360" w14:anchorId="20913CAC">
          <v:shape id="_x0000_i1444" type="#_x0000_t75" style="width:108.85pt;height:17.85pt" o:ole="">
            <v:imagedata r:id="rId72" o:title=""/>
          </v:shape>
          <o:OLEObject Type="Embed" ProgID="Equation.DSMT4" ShapeID="_x0000_i1444" DrawAspect="Content" ObjectID="_1814433473" r:id="rId73"/>
        </w:object>
      </w:r>
      <w:r w:rsidRPr="00AC2B31">
        <w:rPr>
          <w:rFonts w:hint="eastAsia"/>
          <w:sz w:val="26"/>
          <w:szCs w:val="26"/>
        </w:rPr>
        <w:t>表征单个无人机的特征值，</w:t>
      </w:r>
      <w:r w:rsidR="00BB0EBB" w:rsidRPr="00025957">
        <w:rPr>
          <w:position w:val="-4"/>
        </w:rPr>
        <w:object w:dxaOrig="320" w:dyaOrig="360" w14:anchorId="753BFE42">
          <v:shape id="_x0000_i1475" type="#_x0000_t75" style="width:16.15pt;height:17.85pt" o:ole="">
            <v:imagedata r:id="rId74" o:title=""/>
          </v:shape>
          <o:OLEObject Type="Embed" ProgID="Equation.DSMT4" ShapeID="_x0000_i1475" DrawAspect="Content" ObjectID="_1814433474" r:id="rId75"/>
        </w:object>
      </w:r>
      <w:r w:rsidRPr="00AC2B31">
        <w:rPr>
          <w:rFonts w:hint="eastAsia"/>
          <w:sz w:val="26"/>
          <w:szCs w:val="26"/>
        </w:rPr>
        <w:t>表示无人机位置，</w:t>
      </w:r>
      <w:r w:rsidR="00BB0EBB" w:rsidRPr="00025957">
        <w:rPr>
          <w:position w:val="-4"/>
        </w:rPr>
        <w:object w:dxaOrig="340" w:dyaOrig="360" w14:anchorId="68C8ACEE">
          <v:shape id="_x0000_i1480" type="#_x0000_t75" style="width:17.3pt;height:17.85pt" o:ole="">
            <v:imagedata r:id="rId76" o:title=""/>
          </v:shape>
          <o:OLEObject Type="Embed" ProgID="Equation.DSMT4" ShapeID="_x0000_i1480" DrawAspect="Content" ObjectID="_1814433475" r:id="rId77"/>
        </w:object>
      </w:r>
      <w:r w:rsidRPr="00AC2B31">
        <w:rPr>
          <w:rFonts w:hint="eastAsia"/>
          <w:sz w:val="26"/>
          <w:szCs w:val="26"/>
        </w:rPr>
        <w:t>表示无人机类型，包括侦察无人机和攻击无人机</w:t>
      </w:r>
      <w:r>
        <w:rPr>
          <w:rFonts w:hint="eastAsia"/>
          <w:sz w:val="26"/>
          <w:szCs w:val="26"/>
        </w:rPr>
        <w:t>；</w:t>
      </w:r>
      <w:r w:rsidR="00BB0EBB" w:rsidRPr="00025957">
        <w:rPr>
          <w:position w:val="-4"/>
        </w:rPr>
        <w:object w:dxaOrig="380" w:dyaOrig="360" w14:anchorId="4623F472">
          <v:shape id="_x0000_i1485" type="#_x0000_t75" style="width:19pt;height:17.85pt" o:ole="">
            <v:imagedata r:id="rId78" o:title=""/>
          </v:shape>
          <o:OLEObject Type="Embed" ProgID="Equation.DSMT4" ShapeID="_x0000_i1485" DrawAspect="Content" ObjectID="_1814433476" r:id="rId79"/>
        </w:object>
      </w:r>
      <w:r w:rsidRPr="00AC2B31">
        <w:rPr>
          <w:rFonts w:hint="eastAsia"/>
          <w:sz w:val="26"/>
          <w:szCs w:val="26"/>
        </w:rPr>
        <w:t>表示无人机执行距离</w:t>
      </w:r>
      <w:r>
        <w:rPr>
          <w:rFonts w:hint="eastAsia"/>
          <w:sz w:val="26"/>
          <w:szCs w:val="26"/>
        </w:rPr>
        <w:t>；</w:t>
      </w:r>
      <w:r w:rsidR="00BB0EBB" w:rsidRPr="00025957">
        <w:rPr>
          <w:position w:val="-4"/>
        </w:rPr>
        <w:object w:dxaOrig="360" w:dyaOrig="360" w14:anchorId="10AA8094">
          <v:shape id="_x0000_i1490" type="#_x0000_t75" style="width:17.85pt;height:17.85pt" o:ole="">
            <v:imagedata r:id="rId80" o:title=""/>
          </v:shape>
          <o:OLEObject Type="Embed" ProgID="Equation.DSMT4" ShapeID="_x0000_i1490" DrawAspect="Content" ObjectID="_1814433477" r:id="rId81"/>
        </w:object>
      </w:r>
      <w:r w:rsidRPr="00AC2B31">
        <w:rPr>
          <w:rFonts w:hint="eastAsia"/>
          <w:sz w:val="26"/>
          <w:szCs w:val="26"/>
        </w:rPr>
        <w:t>表示无人机进攻能</w:t>
      </w:r>
      <w:r w:rsidRPr="00AC2B31">
        <w:rPr>
          <w:rFonts w:hint="eastAsia"/>
          <w:sz w:val="26"/>
          <w:szCs w:val="26"/>
        </w:rPr>
        <w:lastRenderedPageBreak/>
        <w:t>力，所有无人机</w:t>
      </w:r>
      <w:proofErr w:type="gramStart"/>
      <w:r w:rsidRPr="00AC2B31">
        <w:rPr>
          <w:rFonts w:hint="eastAsia"/>
          <w:sz w:val="26"/>
          <w:szCs w:val="26"/>
        </w:rPr>
        <w:t>皆实施</w:t>
      </w:r>
      <w:proofErr w:type="gramEnd"/>
      <w:r w:rsidRPr="00AC2B31">
        <w:rPr>
          <w:rFonts w:hint="eastAsia"/>
          <w:sz w:val="26"/>
          <w:szCs w:val="26"/>
        </w:rPr>
        <w:t>自杀式攻击，对于侦察无人机</w:t>
      </w:r>
      <w:r w:rsidR="00BB0EBB" w:rsidRPr="00025957">
        <w:rPr>
          <w:position w:val="-4"/>
        </w:rPr>
        <w:object w:dxaOrig="700" w:dyaOrig="360" w14:anchorId="71BF2548">
          <v:shape id="_x0000_i1495" type="#_x0000_t75" style="width:35.15pt;height:17.85pt" o:ole="">
            <v:imagedata r:id="rId82" o:title=""/>
          </v:shape>
          <o:OLEObject Type="Embed" ProgID="Equation.DSMT4" ShapeID="_x0000_i1495" DrawAspect="Content" ObjectID="_1814433478" r:id="rId83"/>
        </w:object>
      </w:r>
      <w:r w:rsidRPr="00AC2B31">
        <w:rPr>
          <w:rFonts w:hint="eastAsia"/>
          <w:sz w:val="26"/>
          <w:szCs w:val="26"/>
        </w:rPr>
        <w:t>，攻击无人机的进攻能力</w:t>
      </w:r>
      <w:r w:rsidR="00BB0EBB" w:rsidRPr="00025957">
        <w:rPr>
          <w:position w:val="-4"/>
        </w:rPr>
        <w:object w:dxaOrig="1440" w:dyaOrig="360" w14:anchorId="08056322">
          <v:shape id="_x0000_i1500" type="#_x0000_t75" style="width:1in;height:17.85pt" o:ole="">
            <v:imagedata r:id="rId84" o:title=""/>
          </v:shape>
          <o:OLEObject Type="Embed" ProgID="Equation.DSMT4" ShapeID="_x0000_i1500" DrawAspect="Content" ObjectID="_1814433479" r:id="rId85"/>
        </w:object>
      </w:r>
      <w:r w:rsidRPr="00AC2B31">
        <w:rPr>
          <w:rFonts w:hint="eastAsia"/>
          <w:sz w:val="26"/>
          <w:szCs w:val="26"/>
        </w:rPr>
        <w:t>，</w:t>
      </w:r>
      <w:r w:rsidR="00BB0EBB" w:rsidRPr="00025957">
        <w:rPr>
          <w:position w:val="-4"/>
        </w:rPr>
        <w:object w:dxaOrig="580" w:dyaOrig="360" w14:anchorId="7536AD2E">
          <v:shape id="_x0000_i1505" type="#_x0000_t75" style="width:28.8pt;height:17.85pt" o:ole="">
            <v:imagedata r:id="rId86" o:title=""/>
          </v:shape>
          <o:OLEObject Type="Embed" ProgID="Equation.DSMT4" ShapeID="_x0000_i1505" DrawAspect="Content" ObjectID="_1814433480" r:id="rId87"/>
        </w:object>
      </w:r>
      <w:r w:rsidRPr="00AC2B31">
        <w:rPr>
          <w:rFonts w:hint="eastAsia"/>
          <w:sz w:val="26"/>
          <w:szCs w:val="26"/>
        </w:rPr>
        <w:t>表示攻击无人机的载弹量。</w:t>
      </w:r>
    </w:p>
    <w:p w14:paraId="65469718" w14:textId="32F74F39" w:rsidR="00BB0EBB" w:rsidRPr="00BB0EBB" w:rsidRDefault="00BB0EBB" w:rsidP="00BB0EBB">
      <w:pPr>
        <w:snapToGrid w:val="0"/>
        <w:spacing w:line="360" w:lineRule="auto"/>
        <w:ind w:firstLineChars="200" w:firstLine="520"/>
        <w:rPr>
          <w:rFonts w:hint="eastAsia"/>
          <w:sz w:val="26"/>
          <w:szCs w:val="26"/>
        </w:rPr>
      </w:pPr>
      <w:r w:rsidRPr="00273935">
        <w:rPr>
          <w:sz w:val="26"/>
          <w:szCs w:val="26"/>
        </w:rPr>
        <w:t>S2</w:t>
      </w:r>
      <w:r w:rsidRPr="00273935">
        <w:rPr>
          <w:rFonts w:hint="eastAsia"/>
          <w:sz w:val="26"/>
          <w:szCs w:val="26"/>
        </w:rPr>
        <w:t>：</w:t>
      </w:r>
      <w:r w:rsidRPr="00AC2B31">
        <w:rPr>
          <w:rFonts w:hint="eastAsia"/>
          <w:sz w:val="26"/>
          <w:szCs w:val="26"/>
        </w:rPr>
        <w:t>根据</w:t>
      </w:r>
      <w:r w:rsidRPr="003D72B1">
        <w:rPr>
          <w:rFonts w:hint="eastAsia"/>
          <w:sz w:val="26"/>
          <w:szCs w:val="26"/>
        </w:rPr>
        <w:t>目标点属性特征和目标分群中心动态变化过程</w:t>
      </w:r>
      <w:r>
        <w:rPr>
          <w:rFonts w:hint="eastAsia"/>
          <w:sz w:val="26"/>
          <w:szCs w:val="26"/>
        </w:rPr>
        <w:t>设计状态空间，目标点属性特征包括</w:t>
      </w:r>
      <w:r w:rsidRPr="003D72B1">
        <w:rPr>
          <w:rFonts w:hint="eastAsia"/>
          <w:sz w:val="26"/>
          <w:szCs w:val="26"/>
        </w:rPr>
        <w:t>空间中分布的位置坐标、目标类型、目标的价值和防御能力等</w:t>
      </w:r>
      <w:r>
        <w:rPr>
          <w:rFonts w:hint="eastAsia"/>
          <w:sz w:val="26"/>
          <w:szCs w:val="26"/>
        </w:rPr>
        <w:t>。</w:t>
      </w:r>
    </w:p>
    <w:p w14:paraId="5D054E55" w14:textId="77777777" w:rsidR="00E21AEB" w:rsidRPr="00273935" w:rsidRDefault="00E21AEB" w:rsidP="00E21AEB">
      <w:pPr>
        <w:snapToGrid w:val="0"/>
        <w:spacing w:line="360" w:lineRule="auto"/>
        <w:ind w:firstLineChars="200" w:firstLine="520"/>
        <w:rPr>
          <w:sz w:val="26"/>
          <w:szCs w:val="26"/>
        </w:rPr>
      </w:pPr>
      <w:r w:rsidRPr="00273935">
        <w:rPr>
          <w:rFonts w:hint="eastAsia"/>
          <w:sz w:val="26"/>
          <w:szCs w:val="26"/>
        </w:rPr>
        <w:t>本实施例中，</w:t>
      </w:r>
      <w:r w:rsidRPr="00273935">
        <w:rPr>
          <w:sz w:val="26"/>
          <w:szCs w:val="26"/>
        </w:rPr>
        <w:t>S2</w:t>
      </w:r>
      <w:r w:rsidRPr="00273935">
        <w:rPr>
          <w:rFonts w:hint="eastAsia"/>
          <w:sz w:val="26"/>
          <w:szCs w:val="26"/>
        </w:rPr>
        <w:t>包括以下步骤：</w:t>
      </w:r>
    </w:p>
    <w:p w14:paraId="2F9B091E" w14:textId="7B00C93C" w:rsidR="00E21AEB" w:rsidRPr="00273935" w:rsidRDefault="00E21AEB" w:rsidP="00E21AEB">
      <w:pPr>
        <w:snapToGrid w:val="0"/>
        <w:spacing w:line="360" w:lineRule="auto"/>
        <w:ind w:firstLineChars="200" w:firstLine="520"/>
        <w:rPr>
          <w:rFonts w:hint="eastAsia"/>
          <w:sz w:val="26"/>
          <w:szCs w:val="26"/>
        </w:rPr>
      </w:pPr>
      <w:r w:rsidRPr="00273935">
        <w:rPr>
          <w:sz w:val="26"/>
          <w:szCs w:val="26"/>
        </w:rPr>
        <w:t>S2.1</w:t>
      </w:r>
      <w:r w:rsidRPr="00273935">
        <w:rPr>
          <w:rFonts w:hint="eastAsia"/>
          <w:sz w:val="26"/>
          <w:szCs w:val="26"/>
        </w:rPr>
        <w:t>：</w:t>
      </w:r>
      <w:r>
        <w:rPr>
          <w:rFonts w:hint="eastAsia"/>
          <w:sz w:val="26"/>
          <w:szCs w:val="26"/>
        </w:rPr>
        <w:t>在任务环境模型中确定</w:t>
      </w:r>
      <w:r w:rsidRPr="003D72B1">
        <w:rPr>
          <w:rFonts w:hint="eastAsia"/>
          <w:sz w:val="26"/>
          <w:szCs w:val="26"/>
        </w:rPr>
        <w:t>目标点的主要属性</w:t>
      </w:r>
      <w:r>
        <w:rPr>
          <w:rFonts w:hint="eastAsia"/>
          <w:sz w:val="26"/>
          <w:szCs w:val="26"/>
        </w:rPr>
        <w:t>，</w:t>
      </w:r>
      <w:r w:rsidRPr="003D72B1">
        <w:rPr>
          <w:rFonts w:hint="eastAsia"/>
          <w:sz w:val="26"/>
          <w:szCs w:val="26"/>
        </w:rPr>
        <w:t>包括描述目标点在空间中分布的位置坐标、目标类型、目标的价值和防御能力等。这些特征为策略的决策提供了基础信息</w:t>
      </w:r>
      <w:r w:rsidRPr="00AC2B31">
        <w:rPr>
          <w:rFonts w:hint="eastAsia"/>
          <w:sz w:val="26"/>
          <w:szCs w:val="26"/>
        </w:rPr>
        <w:t>；</w:t>
      </w:r>
    </w:p>
    <w:p w14:paraId="0F62090A" w14:textId="106FACE9" w:rsidR="00E21AEB" w:rsidRDefault="00E21AEB" w:rsidP="00E21AEB">
      <w:pPr>
        <w:snapToGrid w:val="0"/>
        <w:spacing w:line="360" w:lineRule="auto"/>
        <w:ind w:firstLineChars="200" w:firstLine="520"/>
        <w:rPr>
          <w:sz w:val="26"/>
          <w:szCs w:val="26"/>
        </w:rPr>
      </w:pPr>
      <w:r w:rsidRPr="00273935">
        <w:rPr>
          <w:sz w:val="26"/>
          <w:szCs w:val="26"/>
        </w:rPr>
        <w:t>S2.2</w:t>
      </w:r>
      <w:r w:rsidRPr="00273935">
        <w:rPr>
          <w:rFonts w:hint="eastAsia"/>
          <w:sz w:val="26"/>
          <w:szCs w:val="26"/>
        </w:rPr>
        <w:t>：本实施例中</w:t>
      </w:r>
      <w:r>
        <w:rPr>
          <w:rFonts w:hint="eastAsia"/>
          <w:sz w:val="26"/>
          <w:szCs w:val="26"/>
        </w:rPr>
        <w:t>，</w:t>
      </w:r>
      <w:r w:rsidRPr="003D72B1">
        <w:rPr>
          <w:rFonts w:hint="eastAsia"/>
          <w:sz w:val="26"/>
          <w:szCs w:val="26"/>
        </w:rPr>
        <w:t>定分群内目标数量</w:t>
      </w:r>
      <w:r w:rsidR="00BB0EBB" w:rsidRPr="00025957">
        <w:rPr>
          <w:position w:val="-4"/>
        </w:rPr>
        <w:object w:dxaOrig="220" w:dyaOrig="360" w14:anchorId="4454C9AB">
          <v:shape id="_x0000_i1510" type="#_x0000_t75" style="width:10.95pt;height:17.85pt" o:ole="">
            <v:imagedata r:id="rId88" o:title=""/>
          </v:shape>
          <o:OLEObject Type="Embed" ProgID="Equation.DSMT4" ShapeID="_x0000_i1510" DrawAspect="Content" ObjectID="_1814433481" r:id="rId89"/>
        </w:object>
      </w:r>
      <w:r w:rsidRPr="003D72B1">
        <w:rPr>
          <w:rFonts w:hint="eastAsia"/>
          <w:sz w:val="26"/>
          <w:szCs w:val="26"/>
        </w:rPr>
        <w:t>、目标点的分布特性（同一目标分群内目标位置坐标的标准差</w:t>
      </w:r>
      <w:r w:rsidR="00BB0EBB" w:rsidRPr="00025957">
        <w:rPr>
          <w:position w:val="-4"/>
        </w:rPr>
        <w:object w:dxaOrig="380" w:dyaOrig="360" w14:anchorId="6055F953">
          <v:shape id="_x0000_i1515" type="#_x0000_t75" style="width:19pt;height:17.85pt" o:ole="">
            <v:imagedata r:id="rId90" o:title=""/>
          </v:shape>
          <o:OLEObject Type="Embed" ProgID="Equation.DSMT4" ShapeID="_x0000_i1515" DrawAspect="Content" ObjectID="_1814433482" r:id="rId91"/>
        </w:object>
      </w:r>
      <w:r>
        <w:rPr>
          <w:rFonts w:hint="eastAsia"/>
        </w:rPr>
        <w:t>、</w:t>
      </w:r>
      <w:r w:rsidR="00BB0EBB" w:rsidRPr="00025957">
        <w:rPr>
          <w:position w:val="-4"/>
        </w:rPr>
        <w:object w:dxaOrig="380" w:dyaOrig="360" w14:anchorId="04448CD7">
          <v:shape id="_x0000_i1520" type="#_x0000_t75" style="width:19pt;height:17.85pt" o:ole="">
            <v:imagedata r:id="rId92" o:title=""/>
          </v:shape>
          <o:OLEObject Type="Embed" ProgID="Equation.DSMT4" ShapeID="_x0000_i1520" DrawAspect="Content" ObjectID="_1814433483" r:id="rId93"/>
        </w:object>
      </w:r>
      <w:r w:rsidRPr="003D72B1">
        <w:rPr>
          <w:rFonts w:hint="eastAsia"/>
          <w:sz w:val="26"/>
          <w:szCs w:val="26"/>
        </w:rPr>
        <w:t>）、分群目标到中心的平均距离</w:t>
      </w:r>
      <w:r w:rsidR="00BB0EBB" w:rsidRPr="00025957">
        <w:rPr>
          <w:position w:val="-4"/>
        </w:rPr>
        <w:object w:dxaOrig="220" w:dyaOrig="279" w14:anchorId="2A2D0BE9">
          <v:shape id="_x0000_i1525" type="#_x0000_t75" style="width:10.95pt;height:13.8pt" o:ole="">
            <v:imagedata r:id="rId94" o:title=""/>
          </v:shape>
          <o:OLEObject Type="Embed" ProgID="Equation.DSMT4" ShapeID="_x0000_i1525" DrawAspect="Content" ObjectID="_1814433484" r:id="rId95"/>
        </w:object>
      </w:r>
      <w:r w:rsidRPr="003D72B1">
        <w:rPr>
          <w:rFonts w:hint="eastAsia"/>
          <w:sz w:val="26"/>
          <w:szCs w:val="26"/>
        </w:rPr>
        <w:t>，以及分群内目标的价值总和</w:t>
      </w:r>
      <w:r w:rsidR="00BB0EBB" w:rsidRPr="00025957">
        <w:rPr>
          <w:position w:val="-4"/>
        </w:rPr>
        <w:object w:dxaOrig="400" w:dyaOrig="360" w14:anchorId="602B3643">
          <v:shape id="_x0000_i1530" type="#_x0000_t75" style="width:20.15pt;height:17.85pt" o:ole="">
            <v:imagedata r:id="rId96" o:title=""/>
          </v:shape>
          <o:OLEObject Type="Embed" ProgID="Equation.DSMT4" ShapeID="_x0000_i1530" DrawAspect="Content" ObjectID="_1814433485" r:id="rId97"/>
        </w:object>
      </w:r>
      <w:r w:rsidRPr="003D72B1">
        <w:rPr>
          <w:rFonts w:hint="eastAsia"/>
          <w:sz w:val="26"/>
          <w:szCs w:val="26"/>
        </w:rPr>
        <w:t>、防御能力总和</w:t>
      </w:r>
      <w:r w:rsidR="00BB0EBB" w:rsidRPr="00025957">
        <w:rPr>
          <w:position w:val="-4"/>
        </w:rPr>
        <w:object w:dxaOrig="440" w:dyaOrig="360" w14:anchorId="71549BA6">
          <v:shape id="_x0000_i1535" type="#_x0000_t75" style="width:21.9pt;height:17.85pt" o:ole="">
            <v:imagedata r:id="rId98" o:title=""/>
          </v:shape>
          <o:OLEObject Type="Embed" ProgID="Equation.DSMT4" ShapeID="_x0000_i1535" DrawAspect="Content" ObjectID="_1814433486" r:id="rId99"/>
        </w:object>
      </w:r>
      <w:r w:rsidRPr="003D72B1">
        <w:rPr>
          <w:rFonts w:hint="eastAsia"/>
          <w:sz w:val="26"/>
          <w:szCs w:val="26"/>
        </w:rPr>
        <w:t>及其比值</w:t>
      </w:r>
      <w:r w:rsidR="00BB0EBB" w:rsidRPr="00025957">
        <w:rPr>
          <w:position w:val="-4"/>
        </w:rPr>
        <w:object w:dxaOrig="499" w:dyaOrig="680" w14:anchorId="3CC9E3C8">
          <v:shape id="_x0000_i1540" type="#_x0000_t75" style="width:24.75pt;height:34pt" o:ole="">
            <v:imagedata r:id="rId100" o:title=""/>
          </v:shape>
          <o:OLEObject Type="Embed" ProgID="Equation.DSMT4" ShapeID="_x0000_i1540" DrawAspect="Content" ObjectID="_1814433487" r:id="rId101"/>
        </w:object>
      </w:r>
      <w:r w:rsidRPr="003D72B1">
        <w:rPr>
          <w:rFonts w:hint="eastAsia"/>
          <w:sz w:val="26"/>
          <w:szCs w:val="26"/>
        </w:rPr>
        <w:t>，用以反应不同分群的任务量</w:t>
      </w:r>
      <w:r>
        <w:rPr>
          <w:rFonts w:hint="eastAsia"/>
          <w:sz w:val="26"/>
          <w:szCs w:val="26"/>
        </w:rPr>
        <w:t>；</w:t>
      </w:r>
    </w:p>
    <w:p w14:paraId="3F0185D2" w14:textId="77EB2269" w:rsidR="00E21AEB" w:rsidRPr="003D72B1" w:rsidRDefault="00E21AEB" w:rsidP="00E21AEB">
      <w:pPr>
        <w:snapToGrid w:val="0"/>
        <w:spacing w:line="360" w:lineRule="auto"/>
        <w:ind w:firstLineChars="200" w:firstLine="520"/>
        <w:rPr>
          <w:sz w:val="26"/>
          <w:szCs w:val="26"/>
        </w:rPr>
      </w:pPr>
      <w:r w:rsidRPr="003D72B1">
        <w:rPr>
          <w:rFonts w:hint="eastAsia"/>
          <w:sz w:val="26"/>
          <w:szCs w:val="26"/>
        </w:rPr>
        <w:t>群内目标数量、价值总和、防御力总和及其比值采用</w:t>
      </w:r>
      <w:r w:rsidRPr="003D72B1">
        <w:rPr>
          <w:rFonts w:hint="eastAsia"/>
          <w:sz w:val="26"/>
          <w:szCs w:val="26"/>
        </w:rPr>
        <w:t>Z-Score</w:t>
      </w:r>
      <w:r w:rsidRPr="003D72B1">
        <w:rPr>
          <w:rFonts w:hint="eastAsia"/>
          <w:sz w:val="26"/>
          <w:szCs w:val="26"/>
        </w:rPr>
        <w:t>标准化并通过</w:t>
      </w:r>
      <w:r w:rsidRPr="003D72B1">
        <w:rPr>
          <w:rFonts w:hint="eastAsia"/>
          <w:sz w:val="26"/>
          <w:szCs w:val="26"/>
        </w:rPr>
        <w:t>tanh</w:t>
      </w:r>
      <w:r w:rsidRPr="003D72B1">
        <w:rPr>
          <w:rFonts w:hint="eastAsia"/>
          <w:sz w:val="26"/>
          <w:szCs w:val="26"/>
        </w:rPr>
        <w:t>函数映射到</w:t>
      </w:r>
      <w:r w:rsidR="00BB0EBB" w:rsidRPr="00025957">
        <w:rPr>
          <w:position w:val="-4"/>
        </w:rPr>
        <w:object w:dxaOrig="680" w:dyaOrig="320" w14:anchorId="3C8A3400">
          <v:shape id="_x0000_i1545" type="#_x0000_t75" style="width:34pt;height:16.15pt" o:ole="">
            <v:imagedata r:id="rId102" o:title=""/>
          </v:shape>
          <o:OLEObject Type="Embed" ProgID="Equation.DSMT4" ShapeID="_x0000_i1545" DrawAspect="Content" ObjectID="_1814433488" r:id="rId103"/>
        </w:object>
      </w:r>
      <w:r w:rsidRPr="003D72B1">
        <w:rPr>
          <w:rFonts w:hint="eastAsia"/>
          <w:sz w:val="26"/>
          <w:szCs w:val="26"/>
        </w:rPr>
        <w:t>区间，对于分群内目标位置坐标的标准差以及群内目标到中心的平均距离则采用</w:t>
      </w:r>
      <w:r w:rsidRPr="003D72B1">
        <w:rPr>
          <w:rFonts w:hint="eastAsia"/>
          <w:sz w:val="26"/>
          <w:szCs w:val="26"/>
        </w:rPr>
        <w:t>Min-Max</w:t>
      </w:r>
      <w:r w:rsidRPr="003D72B1">
        <w:rPr>
          <w:rFonts w:hint="eastAsia"/>
          <w:sz w:val="26"/>
          <w:szCs w:val="26"/>
        </w:rPr>
        <w:t>标准化，使其取值在</w:t>
      </w:r>
      <w:r w:rsidR="00BB0EBB" w:rsidRPr="00025957">
        <w:rPr>
          <w:position w:val="-4"/>
        </w:rPr>
        <w:object w:dxaOrig="560" w:dyaOrig="320" w14:anchorId="45A72D28">
          <v:shape id="_x0000_i1550" type="#_x0000_t75" style="width:28.2pt;height:16.15pt" o:ole="">
            <v:imagedata r:id="rId104" o:title=""/>
          </v:shape>
          <o:OLEObject Type="Embed" ProgID="Equation.DSMT4" ShapeID="_x0000_i1550" DrawAspect="Content" ObjectID="_1814433489" r:id="rId105"/>
        </w:object>
      </w:r>
      <w:r w:rsidRPr="003D72B1">
        <w:rPr>
          <w:rFonts w:hint="eastAsia"/>
          <w:sz w:val="26"/>
          <w:szCs w:val="26"/>
        </w:rPr>
        <w:t>之间，进一步规范了特征的尺度，使得特征在后续的算法计算与决策过程中具有更好的稳定性与可比性。因此，对于每一个目标分群，形成的状态特征如下所示：</w:t>
      </w:r>
    </w:p>
    <w:p w14:paraId="3877A42E" w14:textId="042143FD" w:rsidR="00E21AEB" w:rsidRPr="003D72B1" w:rsidRDefault="00BB0EBB" w:rsidP="00E21AEB">
      <w:pPr>
        <w:snapToGrid w:val="0"/>
        <w:spacing w:line="360" w:lineRule="auto"/>
        <w:jc w:val="center"/>
        <w:rPr>
          <w:sz w:val="26"/>
          <w:szCs w:val="26"/>
        </w:rPr>
      </w:pPr>
      <w:r w:rsidRPr="00025957">
        <w:rPr>
          <w:position w:val="-4"/>
        </w:rPr>
        <w:object w:dxaOrig="4260" w:dyaOrig="760" w14:anchorId="56580297">
          <v:shape id="_x0000_i1555" type="#_x0000_t75" style="width:213.1pt;height:38pt" o:ole="">
            <v:imagedata r:id="rId106" o:title=""/>
          </v:shape>
          <o:OLEObject Type="Embed" ProgID="Equation.DSMT4" ShapeID="_x0000_i1555" DrawAspect="Content" ObjectID="_1814433490" r:id="rId107"/>
        </w:object>
      </w:r>
    </w:p>
    <w:p w14:paraId="60E238D9" w14:textId="38DCBD52" w:rsidR="00E21AEB" w:rsidRPr="003D72B1" w:rsidRDefault="00BB0EBB" w:rsidP="00E21AEB">
      <w:pPr>
        <w:snapToGrid w:val="0"/>
        <w:spacing w:line="360" w:lineRule="auto"/>
        <w:ind w:firstLineChars="200" w:firstLine="520"/>
        <w:rPr>
          <w:sz w:val="26"/>
          <w:szCs w:val="26"/>
        </w:rPr>
      </w:pPr>
      <w:r>
        <w:rPr>
          <w:rFonts w:hint="eastAsia"/>
          <w:sz w:val="26"/>
          <w:szCs w:val="26"/>
        </w:rPr>
        <w:t>S2.3</w:t>
      </w:r>
      <w:r>
        <w:rPr>
          <w:rFonts w:hint="eastAsia"/>
          <w:sz w:val="26"/>
          <w:szCs w:val="26"/>
        </w:rPr>
        <w:t>：</w:t>
      </w:r>
      <w:r w:rsidR="00E21AEB" w:rsidRPr="003D72B1">
        <w:rPr>
          <w:rFonts w:hint="eastAsia"/>
          <w:sz w:val="26"/>
          <w:szCs w:val="26"/>
        </w:rPr>
        <w:t>将各目标分群的所有特征组合成如下所示的状态矩阵，为智能</w:t>
      </w:r>
      <w:proofErr w:type="gramStart"/>
      <w:r w:rsidR="00E21AEB" w:rsidRPr="003D72B1">
        <w:rPr>
          <w:rFonts w:hint="eastAsia"/>
          <w:sz w:val="26"/>
          <w:szCs w:val="26"/>
        </w:rPr>
        <w:t>体提供</w:t>
      </w:r>
      <w:proofErr w:type="gramEnd"/>
      <w:r w:rsidR="00E21AEB" w:rsidRPr="003D72B1">
        <w:rPr>
          <w:rFonts w:hint="eastAsia"/>
          <w:sz w:val="26"/>
          <w:szCs w:val="26"/>
        </w:rPr>
        <w:t>全面且经过处理的环境状态信息</w:t>
      </w:r>
      <w:r w:rsidR="00E21AEB">
        <w:rPr>
          <w:rFonts w:hint="eastAsia"/>
          <w:sz w:val="26"/>
          <w:szCs w:val="26"/>
        </w:rPr>
        <w:t>：</w:t>
      </w:r>
    </w:p>
    <w:p w14:paraId="61ABC940" w14:textId="4B9F63D3" w:rsidR="00E21AEB" w:rsidRPr="003D72B1" w:rsidRDefault="00BB0EBB" w:rsidP="00E21AEB">
      <w:pPr>
        <w:snapToGrid w:val="0"/>
        <w:spacing w:line="360" w:lineRule="auto"/>
        <w:jc w:val="center"/>
        <w:rPr>
          <w:sz w:val="26"/>
          <w:szCs w:val="26"/>
        </w:rPr>
      </w:pPr>
      <w:r w:rsidRPr="00025957">
        <w:rPr>
          <w:position w:val="-4"/>
        </w:rPr>
        <w:object w:dxaOrig="960" w:dyaOrig="1200" w14:anchorId="2ED89B93">
          <v:shape id="_x0000_i1560" type="#_x0000_t75" style="width:47.8pt;height:59.9pt" o:ole="">
            <v:imagedata r:id="rId108" o:title=""/>
          </v:shape>
          <o:OLEObject Type="Embed" ProgID="Equation.DSMT4" ShapeID="_x0000_i1560" DrawAspect="Content" ObjectID="_1814433491" r:id="rId109"/>
        </w:object>
      </w:r>
    </w:p>
    <w:p w14:paraId="50ABFD53" w14:textId="08E39475" w:rsidR="00BB0EBB" w:rsidRPr="00273935" w:rsidRDefault="00BB0EBB" w:rsidP="00BB0EBB">
      <w:pPr>
        <w:snapToGrid w:val="0"/>
        <w:spacing w:line="360" w:lineRule="auto"/>
        <w:ind w:firstLineChars="200" w:firstLine="520"/>
        <w:rPr>
          <w:sz w:val="26"/>
          <w:szCs w:val="26"/>
        </w:rPr>
      </w:pPr>
      <w:r w:rsidRPr="00273935">
        <w:rPr>
          <w:sz w:val="26"/>
          <w:szCs w:val="26"/>
        </w:rPr>
        <w:t>S3</w:t>
      </w:r>
      <w:r w:rsidRPr="00273935">
        <w:rPr>
          <w:rFonts w:hint="eastAsia"/>
          <w:sz w:val="26"/>
          <w:szCs w:val="26"/>
        </w:rPr>
        <w:t>：</w:t>
      </w:r>
      <w:r w:rsidRPr="00DC7C65">
        <w:rPr>
          <w:rFonts w:hint="eastAsia"/>
          <w:sz w:val="26"/>
          <w:szCs w:val="26"/>
        </w:rPr>
        <w:t>针对战场目标的动态事件</w:t>
      </w:r>
      <w:r>
        <w:rPr>
          <w:rFonts w:hint="eastAsia"/>
          <w:sz w:val="26"/>
          <w:szCs w:val="26"/>
        </w:rPr>
        <w:t>设计三层动作空间</w:t>
      </w:r>
      <w:r w:rsidRPr="00273935">
        <w:rPr>
          <w:rFonts w:hint="eastAsia"/>
          <w:sz w:val="26"/>
          <w:szCs w:val="26"/>
        </w:rPr>
        <w:t>；</w:t>
      </w:r>
      <w:r>
        <w:rPr>
          <w:rFonts w:hint="eastAsia"/>
          <w:sz w:val="26"/>
          <w:szCs w:val="26"/>
        </w:rPr>
        <w:t>见图</w:t>
      </w:r>
      <w:r>
        <w:rPr>
          <w:rFonts w:hint="eastAsia"/>
          <w:sz w:val="26"/>
          <w:szCs w:val="26"/>
        </w:rPr>
        <w:t>2</w:t>
      </w:r>
      <w:r>
        <w:rPr>
          <w:rFonts w:hint="eastAsia"/>
          <w:sz w:val="26"/>
          <w:szCs w:val="26"/>
        </w:rPr>
        <w:t>为依据动态事件所设计的三层动作空间结构</w:t>
      </w:r>
      <w:r>
        <w:rPr>
          <w:rFonts w:hint="eastAsia"/>
          <w:sz w:val="26"/>
          <w:szCs w:val="26"/>
        </w:rPr>
        <w:t>。</w:t>
      </w:r>
    </w:p>
    <w:p w14:paraId="6AC6580A" w14:textId="77777777" w:rsidR="00E21AEB" w:rsidRPr="00273935" w:rsidRDefault="00E21AEB" w:rsidP="00E21AEB">
      <w:pPr>
        <w:snapToGrid w:val="0"/>
        <w:spacing w:line="360" w:lineRule="auto"/>
        <w:ind w:firstLineChars="200" w:firstLine="520"/>
        <w:rPr>
          <w:sz w:val="26"/>
          <w:szCs w:val="26"/>
        </w:rPr>
      </w:pPr>
      <w:r w:rsidRPr="00273935">
        <w:rPr>
          <w:rFonts w:hint="eastAsia"/>
          <w:sz w:val="26"/>
          <w:szCs w:val="26"/>
        </w:rPr>
        <w:t>本实施例中，</w:t>
      </w:r>
      <w:r w:rsidRPr="00273935">
        <w:rPr>
          <w:sz w:val="26"/>
          <w:szCs w:val="26"/>
        </w:rPr>
        <w:t>S3</w:t>
      </w:r>
      <w:r w:rsidRPr="00273935">
        <w:rPr>
          <w:rFonts w:hint="eastAsia"/>
          <w:sz w:val="26"/>
          <w:szCs w:val="26"/>
        </w:rPr>
        <w:t>包括以下步骤：</w:t>
      </w:r>
    </w:p>
    <w:p w14:paraId="5B5C0A78" w14:textId="168E84B9" w:rsidR="00BB0EBB" w:rsidRDefault="00E21AEB" w:rsidP="00BB0EBB">
      <w:pPr>
        <w:snapToGrid w:val="0"/>
        <w:spacing w:line="360" w:lineRule="auto"/>
        <w:ind w:firstLineChars="200" w:firstLine="520"/>
        <w:rPr>
          <w:sz w:val="26"/>
          <w:szCs w:val="26"/>
        </w:rPr>
      </w:pPr>
      <w:r w:rsidRPr="00273935">
        <w:rPr>
          <w:sz w:val="26"/>
          <w:szCs w:val="26"/>
        </w:rPr>
        <w:t>S3.1</w:t>
      </w:r>
      <w:r w:rsidRPr="00273935">
        <w:rPr>
          <w:rFonts w:hint="eastAsia"/>
          <w:sz w:val="26"/>
          <w:szCs w:val="26"/>
        </w:rPr>
        <w:t>：</w:t>
      </w:r>
      <w:r w:rsidR="00BB0EBB">
        <w:rPr>
          <w:rFonts w:hint="eastAsia"/>
          <w:sz w:val="26"/>
          <w:szCs w:val="26"/>
        </w:rPr>
        <w:t>采用多步骤决策。设计三层动作空间。</w:t>
      </w:r>
      <w:r w:rsidR="00BB0EBB" w:rsidRPr="003A7F08">
        <w:rPr>
          <w:rFonts w:hint="eastAsia"/>
          <w:sz w:val="26"/>
          <w:szCs w:val="26"/>
        </w:rPr>
        <w:t>每次动作包含三个维度：选择源群（目标所在的初始目标群）、选择目标、选择目标的新归属分群。通过动态调整分群中</w:t>
      </w:r>
      <w:r w:rsidR="00BB0EBB" w:rsidRPr="003A7F08">
        <w:rPr>
          <w:rFonts w:hint="eastAsia"/>
          <w:sz w:val="26"/>
          <w:szCs w:val="26"/>
        </w:rPr>
        <w:lastRenderedPageBreak/>
        <w:t>心和目标的分布，优化分群结果的紧凑性和任务均衡性</w:t>
      </w:r>
      <w:r w:rsidR="00BB0EBB">
        <w:rPr>
          <w:rFonts w:hint="eastAsia"/>
          <w:sz w:val="26"/>
          <w:szCs w:val="26"/>
        </w:rPr>
        <w:t>；</w:t>
      </w:r>
    </w:p>
    <w:p w14:paraId="3A10E384" w14:textId="4F1EE654" w:rsidR="00E21AEB" w:rsidRPr="00273935" w:rsidRDefault="00E21AEB" w:rsidP="00BB0EBB">
      <w:pPr>
        <w:snapToGrid w:val="0"/>
        <w:spacing w:line="360" w:lineRule="auto"/>
        <w:ind w:firstLineChars="200" w:firstLine="520"/>
        <w:rPr>
          <w:sz w:val="26"/>
          <w:szCs w:val="26"/>
        </w:rPr>
      </w:pPr>
      <w:r w:rsidRPr="00273935">
        <w:rPr>
          <w:sz w:val="26"/>
          <w:szCs w:val="26"/>
        </w:rPr>
        <w:t>S3.2</w:t>
      </w:r>
      <w:r w:rsidRPr="00273935">
        <w:rPr>
          <w:rFonts w:hint="eastAsia"/>
          <w:sz w:val="26"/>
          <w:szCs w:val="26"/>
        </w:rPr>
        <w:t>：</w:t>
      </w:r>
      <w:r w:rsidR="00BB0EBB" w:rsidRPr="003A7F08">
        <w:rPr>
          <w:rFonts w:hint="eastAsia"/>
          <w:sz w:val="26"/>
          <w:szCs w:val="26"/>
        </w:rPr>
        <w:t>三层动作空间通过</w:t>
      </w:r>
      <w:r w:rsidR="00BB0EBB" w:rsidRPr="003A7F08">
        <w:rPr>
          <w:rFonts w:hint="eastAsia"/>
          <w:sz w:val="26"/>
          <w:szCs w:val="26"/>
        </w:rPr>
        <w:t>Categorical</w:t>
      </w:r>
      <w:r w:rsidR="00BB0EBB" w:rsidRPr="003A7F08">
        <w:rPr>
          <w:rFonts w:hint="eastAsia"/>
          <w:sz w:val="26"/>
          <w:szCs w:val="26"/>
        </w:rPr>
        <w:t>分布来处理多类别选择。首先，策略网络的输出为每个动作组合的概率分布，通过</w:t>
      </w:r>
      <w:proofErr w:type="spellStart"/>
      <w:r w:rsidR="00BB0EBB" w:rsidRPr="003A7F08">
        <w:rPr>
          <w:rFonts w:hint="eastAsia"/>
          <w:sz w:val="26"/>
          <w:szCs w:val="26"/>
        </w:rPr>
        <w:t>softmax</w:t>
      </w:r>
      <w:proofErr w:type="spellEnd"/>
      <w:r w:rsidR="00BB0EBB" w:rsidRPr="003A7F08">
        <w:rPr>
          <w:rFonts w:hint="eastAsia"/>
          <w:sz w:val="26"/>
          <w:szCs w:val="26"/>
        </w:rPr>
        <w:t>层对每个动作的概率进行归一化处理，从而生成明确的动作选择概率分布。在执行动作时，根据策略输出的分布，对动作进行采样，从而决定执行的具体动作</w:t>
      </w:r>
      <w:r w:rsidR="00BB0EBB">
        <w:rPr>
          <w:rFonts w:hint="eastAsia"/>
          <w:sz w:val="26"/>
          <w:szCs w:val="26"/>
        </w:rPr>
        <w:t>；</w:t>
      </w:r>
    </w:p>
    <w:p w14:paraId="34F52468" w14:textId="410502C0" w:rsidR="00E21AEB" w:rsidRPr="00273935" w:rsidRDefault="00E21AEB" w:rsidP="00E21AEB">
      <w:pPr>
        <w:snapToGrid w:val="0"/>
        <w:spacing w:line="360" w:lineRule="auto"/>
        <w:ind w:firstLineChars="200" w:firstLine="520"/>
        <w:rPr>
          <w:sz w:val="26"/>
          <w:szCs w:val="26"/>
        </w:rPr>
      </w:pPr>
      <w:r w:rsidRPr="00273935">
        <w:rPr>
          <w:sz w:val="26"/>
          <w:szCs w:val="26"/>
        </w:rPr>
        <w:t>S4</w:t>
      </w:r>
      <w:r w:rsidRPr="00273935">
        <w:rPr>
          <w:rFonts w:hint="eastAsia"/>
          <w:sz w:val="26"/>
          <w:szCs w:val="26"/>
        </w:rPr>
        <w:t>：</w:t>
      </w:r>
      <w:r w:rsidR="0077732F">
        <w:rPr>
          <w:rFonts w:hint="eastAsia"/>
          <w:sz w:val="26"/>
          <w:szCs w:val="26"/>
        </w:rPr>
        <w:t>确定目标分配综合奖励函数</w:t>
      </w:r>
      <w:r w:rsidR="00BB0EBB">
        <w:rPr>
          <w:rFonts w:hint="eastAsia"/>
          <w:sz w:val="26"/>
          <w:szCs w:val="26"/>
        </w:rPr>
        <w:t>。</w:t>
      </w:r>
    </w:p>
    <w:p w14:paraId="3B82815F" w14:textId="77777777" w:rsidR="00E21AEB" w:rsidRPr="00273935" w:rsidRDefault="00E21AEB" w:rsidP="00E21AEB">
      <w:pPr>
        <w:snapToGrid w:val="0"/>
        <w:spacing w:line="360" w:lineRule="auto"/>
        <w:ind w:firstLineChars="200" w:firstLine="520"/>
        <w:rPr>
          <w:sz w:val="26"/>
          <w:szCs w:val="26"/>
        </w:rPr>
      </w:pPr>
      <w:r w:rsidRPr="00273935">
        <w:rPr>
          <w:rFonts w:hint="eastAsia"/>
          <w:sz w:val="26"/>
          <w:szCs w:val="26"/>
        </w:rPr>
        <w:t>本实施例中，</w:t>
      </w:r>
      <w:r w:rsidRPr="00273935">
        <w:rPr>
          <w:sz w:val="26"/>
          <w:szCs w:val="26"/>
        </w:rPr>
        <w:t>S4</w:t>
      </w:r>
      <w:r w:rsidRPr="00273935">
        <w:rPr>
          <w:rFonts w:hint="eastAsia"/>
          <w:sz w:val="26"/>
          <w:szCs w:val="26"/>
        </w:rPr>
        <w:t>包括以下步骤：</w:t>
      </w:r>
    </w:p>
    <w:p w14:paraId="18AA0051" w14:textId="49B569AB" w:rsidR="00E21AEB" w:rsidRPr="00273935" w:rsidRDefault="00E21AEB" w:rsidP="00E21AEB">
      <w:pPr>
        <w:snapToGrid w:val="0"/>
        <w:spacing w:line="360" w:lineRule="auto"/>
        <w:ind w:firstLineChars="200" w:firstLine="520"/>
        <w:rPr>
          <w:sz w:val="26"/>
          <w:szCs w:val="26"/>
        </w:rPr>
      </w:pPr>
      <w:r w:rsidRPr="00273935">
        <w:rPr>
          <w:sz w:val="26"/>
          <w:szCs w:val="26"/>
        </w:rPr>
        <w:t>S4.1</w:t>
      </w:r>
      <w:r w:rsidRPr="00273935">
        <w:rPr>
          <w:rFonts w:hint="eastAsia"/>
          <w:sz w:val="26"/>
          <w:szCs w:val="26"/>
        </w:rPr>
        <w:t>：</w:t>
      </w:r>
      <w:r w:rsidR="0077732F">
        <w:rPr>
          <w:rFonts w:hint="eastAsia"/>
          <w:sz w:val="26"/>
          <w:szCs w:val="26"/>
        </w:rPr>
        <w:t>明确</w:t>
      </w:r>
      <w:r w:rsidR="0077732F" w:rsidRPr="00D259C9">
        <w:rPr>
          <w:rFonts w:hint="eastAsia"/>
          <w:sz w:val="26"/>
          <w:szCs w:val="26"/>
        </w:rPr>
        <w:t>奖励函数包含</w:t>
      </w:r>
      <w:r w:rsidR="0077732F">
        <w:rPr>
          <w:rFonts w:hint="eastAsia"/>
          <w:sz w:val="26"/>
          <w:szCs w:val="26"/>
        </w:rPr>
        <w:t>的</w:t>
      </w:r>
      <w:r w:rsidR="0077732F" w:rsidRPr="00D259C9">
        <w:rPr>
          <w:rFonts w:hint="eastAsia"/>
          <w:sz w:val="26"/>
          <w:szCs w:val="26"/>
        </w:rPr>
        <w:t>三个主要</w:t>
      </w:r>
      <w:r w:rsidR="0077732F">
        <w:rPr>
          <w:rFonts w:hint="eastAsia"/>
          <w:sz w:val="26"/>
          <w:szCs w:val="26"/>
        </w:rPr>
        <w:t>奖励值</w:t>
      </w:r>
      <w:r w:rsidR="0077732F" w:rsidRPr="00D259C9">
        <w:rPr>
          <w:rFonts w:hint="eastAsia"/>
          <w:sz w:val="26"/>
          <w:szCs w:val="26"/>
        </w:rPr>
        <w:t>：目标数量均衡性</w:t>
      </w:r>
      <w:r w:rsidR="0077732F" w:rsidRPr="00025957">
        <w:rPr>
          <w:position w:val="-4"/>
        </w:rPr>
        <w:object w:dxaOrig="540" w:dyaOrig="360" w14:anchorId="6BBB6668">
          <v:shape id="_x0000_i1879" type="#_x0000_t75" style="width:27.05pt;height:17.85pt" o:ole="">
            <v:imagedata r:id="rId110" o:title=""/>
          </v:shape>
          <o:OLEObject Type="Embed" ProgID="Equation.DSMT4" ShapeID="_x0000_i1879" DrawAspect="Content" ObjectID="_1814433492" r:id="rId111"/>
        </w:object>
      </w:r>
      <w:r w:rsidR="0077732F" w:rsidRPr="00D259C9">
        <w:rPr>
          <w:rFonts w:hint="eastAsia"/>
          <w:sz w:val="26"/>
          <w:szCs w:val="26"/>
        </w:rPr>
        <w:t>、群体紧凑性</w:t>
      </w:r>
      <w:r w:rsidR="0077732F" w:rsidRPr="00025957">
        <w:rPr>
          <w:position w:val="-4"/>
        </w:rPr>
        <w:object w:dxaOrig="700" w:dyaOrig="380" w14:anchorId="0C7C766C">
          <v:shape id="_x0000_i1883" type="#_x0000_t75" style="width:35.15pt;height:19pt" o:ole="">
            <v:imagedata r:id="rId112" o:title=""/>
          </v:shape>
          <o:OLEObject Type="Embed" ProgID="Equation.DSMT4" ShapeID="_x0000_i1883" DrawAspect="Content" ObjectID="_1814433493" r:id="rId113"/>
        </w:object>
      </w:r>
      <w:r w:rsidR="0077732F" w:rsidRPr="00D259C9">
        <w:rPr>
          <w:rFonts w:hint="eastAsia"/>
          <w:sz w:val="26"/>
          <w:szCs w:val="26"/>
        </w:rPr>
        <w:t>和群任务量均衡性</w:t>
      </w:r>
      <w:r w:rsidR="0077732F" w:rsidRPr="00025957">
        <w:rPr>
          <w:position w:val="-4"/>
        </w:rPr>
        <w:object w:dxaOrig="460" w:dyaOrig="360" w14:anchorId="2A913385">
          <v:shape id="_x0000_i1888" type="#_x0000_t75" style="width:23.05pt;height:17.85pt" o:ole="">
            <v:imagedata r:id="rId114" o:title=""/>
          </v:shape>
          <o:OLEObject Type="Embed" ProgID="Equation.DSMT4" ShapeID="_x0000_i1888" DrawAspect="Content" ObjectID="_1814433494" r:id="rId115"/>
        </w:object>
      </w:r>
      <w:r w:rsidR="0077732F">
        <w:rPr>
          <w:rFonts w:hint="eastAsia"/>
          <w:sz w:val="26"/>
          <w:szCs w:val="26"/>
        </w:rPr>
        <w:t>；</w:t>
      </w:r>
    </w:p>
    <w:p w14:paraId="30BA0917" w14:textId="77777777" w:rsidR="0077732F" w:rsidRPr="00D259C9" w:rsidRDefault="00E21AEB" w:rsidP="0077732F">
      <w:pPr>
        <w:snapToGrid w:val="0"/>
        <w:spacing w:line="360" w:lineRule="auto"/>
        <w:ind w:firstLineChars="200" w:firstLine="520"/>
        <w:rPr>
          <w:sz w:val="26"/>
          <w:szCs w:val="26"/>
        </w:rPr>
      </w:pPr>
      <w:r w:rsidRPr="00273935">
        <w:rPr>
          <w:sz w:val="26"/>
          <w:szCs w:val="26"/>
        </w:rPr>
        <w:t>S4.2</w:t>
      </w:r>
      <w:r w:rsidRPr="00273935">
        <w:rPr>
          <w:rFonts w:hint="eastAsia"/>
          <w:sz w:val="26"/>
          <w:szCs w:val="26"/>
        </w:rPr>
        <w:t>：</w:t>
      </w:r>
      <w:r w:rsidR="0077732F" w:rsidRPr="00D259C9">
        <w:rPr>
          <w:rFonts w:hint="eastAsia"/>
          <w:sz w:val="26"/>
          <w:szCs w:val="26"/>
        </w:rPr>
        <w:t>衡量目标数量的均衡程度，计算各群体目标数量的方差。</w:t>
      </w:r>
      <w:proofErr w:type="gramStart"/>
      <w:r w:rsidR="0077732F" w:rsidRPr="00D259C9">
        <w:rPr>
          <w:rFonts w:hint="eastAsia"/>
          <w:sz w:val="26"/>
          <w:szCs w:val="26"/>
        </w:rPr>
        <w:t>方差越</w:t>
      </w:r>
      <w:proofErr w:type="gramEnd"/>
      <w:r w:rsidR="0077732F" w:rsidRPr="00D259C9">
        <w:rPr>
          <w:rFonts w:hint="eastAsia"/>
          <w:sz w:val="26"/>
          <w:szCs w:val="26"/>
        </w:rPr>
        <w:t>小，说明目标数量越均衡，奖励越高。使得集群资源能够更合理地分配到各个群中执行任务</w:t>
      </w:r>
      <w:r w:rsidR="0077732F">
        <w:rPr>
          <w:rFonts w:hint="eastAsia"/>
          <w:sz w:val="26"/>
          <w:szCs w:val="26"/>
        </w:rPr>
        <w:t>，</w:t>
      </w:r>
      <w:r w:rsidR="0077732F" w:rsidRPr="00D259C9">
        <w:rPr>
          <w:rFonts w:hint="eastAsia"/>
          <w:sz w:val="26"/>
          <w:szCs w:val="26"/>
        </w:rPr>
        <w:t>目标数量均衡性奖励函数设计为目标数量方差的倒数。</w:t>
      </w:r>
    </w:p>
    <w:p w14:paraId="6BFB7AB7" w14:textId="77777777" w:rsidR="0077732F" w:rsidRPr="00D259C9" w:rsidRDefault="0077732F" w:rsidP="0077732F">
      <w:pPr>
        <w:snapToGrid w:val="0"/>
        <w:spacing w:line="360" w:lineRule="auto"/>
        <w:jc w:val="center"/>
        <w:rPr>
          <w:sz w:val="26"/>
          <w:szCs w:val="26"/>
        </w:rPr>
      </w:pPr>
      <w:r w:rsidRPr="00025957">
        <w:rPr>
          <w:position w:val="-4"/>
        </w:rPr>
        <w:object w:dxaOrig="1620" w:dyaOrig="680" w14:anchorId="31D08DFE">
          <v:shape id="_x0000_i1893" type="#_x0000_t75" style="width:81.2pt;height:34pt" o:ole="">
            <v:imagedata r:id="rId116" o:title=""/>
          </v:shape>
          <o:OLEObject Type="Embed" ProgID="Equation.DSMT4" ShapeID="_x0000_i1893" DrawAspect="Content" ObjectID="_1814433495" r:id="rId117"/>
        </w:object>
      </w:r>
    </w:p>
    <w:p w14:paraId="299FA3A3" w14:textId="77777777" w:rsidR="0077732F" w:rsidRPr="00D259C9" w:rsidRDefault="0077732F" w:rsidP="0077732F">
      <w:pPr>
        <w:snapToGrid w:val="0"/>
        <w:spacing w:line="360" w:lineRule="auto"/>
        <w:rPr>
          <w:sz w:val="26"/>
          <w:szCs w:val="26"/>
        </w:rPr>
      </w:pPr>
      <w:r w:rsidRPr="00D259C9">
        <w:rPr>
          <w:rFonts w:hint="eastAsia"/>
          <w:sz w:val="26"/>
          <w:szCs w:val="26"/>
        </w:rPr>
        <w:t>式中，</w:t>
      </w:r>
    </w:p>
    <w:p w14:paraId="6C556015" w14:textId="77777777" w:rsidR="0077732F" w:rsidRPr="00D259C9" w:rsidRDefault="0077732F" w:rsidP="0077732F">
      <w:pPr>
        <w:snapToGrid w:val="0"/>
        <w:spacing w:line="360" w:lineRule="auto"/>
        <w:jc w:val="center"/>
        <w:rPr>
          <w:sz w:val="26"/>
          <w:szCs w:val="26"/>
        </w:rPr>
      </w:pPr>
      <w:r w:rsidRPr="00025957">
        <w:rPr>
          <w:position w:val="-4"/>
        </w:rPr>
        <w:object w:dxaOrig="2280" w:dyaOrig="680" w14:anchorId="28E41268">
          <v:shape id="_x0000_i1894" type="#_x0000_t75" style="width:114.05pt;height:34pt" o:ole="">
            <v:imagedata r:id="rId118" o:title=""/>
          </v:shape>
          <o:OLEObject Type="Embed" ProgID="Equation.DSMT4" ShapeID="_x0000_i1894" DrawAspect="Content" ObjectID="_1814433496" r:id="rId119"/>
        </w:object>
      </w:r>
    </w:p>
    <w:p w14:paraId="4CDADEFE" w14:textId="10D75B10" w:rsidR="00E21AEB" w:rsidRDefault="0077732F" w:rsidP="0077732F">
      <w:pPr>
        <w:snapToGrid w:val="0"/>
        <w:spacing w:line="360" w:lineRule="auto"/>
        <w:ind w:firstLineChars="200" w:firstLine="420"/>
        <w:rPr>
          <w:sz w:val="26"/>
          <w:szCs w:val="26"/>
        </w:rPr>
      </w:pPr>
      <w:r w:rsidRPr="00025957">
        <w:rPr>
          <w:position w:val="-4"/>
        </w:rPr>
        <w:object w:dxaOrig="220" w:dyaOrig="360" w14:anchorId="50A2DE0C">
          <v:shape id="_x0000_i1895" type="#_x0000_t75" style="width:10.35pt;height:17.85pt" o:ole="">
            <v:imagedata r:id="rId120" o:title=""/>
          </v:shape>
          <o:OLEObject Type="Embed" ProgID="Equation.DSMT4" ShapeID="_x0000_i1895" DrawAspect="Content" ObjectID="_1814433497" r:id="rId121"/>
        </w:object>
      </w:r>
      <w:r w:rsidRPr="00D259C9">
        <w:rPr>
          <w:rFonts w:hint="eastAsia"/>
          <w:sz w:val="26"/>
          <w:szCs w:val="26"/>
        </w:rPr>
        <w:t>为分群内目标数量；</w:t>
      </w:r>
      <w:r w:rsidRPr="00025957">
        <w:rPr>
          <w:position w:val="-4"/>
        </w:rPr>
        <w:object w:dxaOrig="340" w:dyaOrig="360" w14:anchorId="132D4A07">
          <v:shape id="_x0000_i1896" type="#_x0000_t75" style="width:17.3pt;height:17.85pt" o:ole="">
            <v:imagedata r:id="rId122" o:title=""/>
          </v:shape>
          <o:OLEObject Type="Embed" ProgID="Equation.DSMT4" ShapeID="_x0000_i1896" DrawAspect="Content" ObjectID="_1814433498" r:id="rId123"/>
        </w:object>
      </w:r>
      <w:r w:rsidRPr="00D259C9">
        <w:rPr>
          <w:rFonts w:hint="eastAsia"/>
          <w:sz w:val="26"/>
          <w:szCs w:val="26"/>
        </w:rPr>
        <w:t>为全体分群的目标数量均值；</w:t>
      </w:r>
      <w:r w:rsidRPr="00025957">
        <w:rPr>
          <w:position w:val="-4"/>
        </w:rPr>
        <w:object w:dxaOrig="260" w:dyaOrig="279" w14:anchorId="4B7DB5F3">
          <v:shape id="_x0000_i1897" type="#_x0000_t75" style="width:13.25pt;height:13.8pt" o:ole="">
            <v:imagedata r:id="rId124" o:title=""/>
          </v:shape>
          <o:OLEObject Type="Embed" ProgID="Equation.DSMT4" ShapeID="_x0000_i1897" DrawAspect="Content" ObjectID="_1814433499" r:id="rId125"/>
        </w:object>
      </w:r>
      <w:r w:rsidRPr="00D259C9">
        <w:rPr>
          <w:rFonts w:hint="eastAsia"/>
          <w:sz w:val="26"/>
          <w:szCs w:val="26"/>
        </w:rPr>
        <w:t>为分群数</w:t>
      </w:r>
      <w:r>
        <w:rPr>
          <w:rFonts w:hint="eastAsia"/>
          <w:sz w:val="26"/>
          <w:szCs w:val="26"/>
        </w:rPr>
        <w:t>；</w:t>
      </w:r>
    </w:p>
    <w:p w14:paraId="30CD711B" w14:textId="77777777" w:rsidR="0077732F" w:rsidRPr="00D259C9" w:rsidRDefault="0077732F" w:rsidP="0077732F">
      <w:pPr>
        <w:snapToGrid w:val="0"/>
        <w:spacing w:line="360" w:lineRule="auto"/>
        <w:ind w:firstLineChars="200" w:firstLine="520"/>
        <w:rPr>
          <w:sz w:val="26"/>
          <w:szCs w:val="26"/>
        </w:rPr>
      </w:pPr>
      <w:r>
        <w:rPr>
          <w:rFonts w:hint="eastAsia"/>
          <w:sz w:val="26"/>
          <w:szCs w:val="26"/>
        </w:rPr>
        <w:t>S4.3</w:t>
      </w:r>
      <w:r>
        <w:rPr>
          <w:rFonts w:hint="eastAsia"/>
          <w:sz w:val="26"/>
          <w:szCs w:val="26"/>
        </w:rPr>
        <w:t>：</w:t>
      </w:r>
      <w:r w:rsidRPr="00D259C9">
        <w:rPr>
          <w:rFonts w:hint="eastAsia"/>
          <w:sz w:val="26"/>
          <w:szCs w:val="26"/>
        </w:rPr>
        <w:t>衡量每个群体内目标位置的聚集程度，计算各群体内目标位置的标准差来评估。标准差越小，表示群体越紧凑。通过计算各群体内目标在</w:t>
      </w:r>
      <w:r w:rsidRPr="00D259C9">
        <w:rPr>
          <w:rFonts w:ascii="Cambria Math" w:hAnsi="Cambria Math" w:cs="Cambria Math"/>
          <w:sz w:val="26"/>
          <w:szCs w:val="26"/>
        </w:rPr>
        <w:t>𝑥</w:t>
      </w:r>
      <w:r w:rsidRPr="00D259C9">
        <w:rPr>
          <w:sz w:val="26"/>
          <w:szCs w:val="26"/>
        </w:rPr>
        <w:t>和</w:t>
      </w:r>
      <w:r w:rsidRPr="00D259C9">
        <w:rPr>
          <w:rFonts w:ascii="Cambria Math" w:hAnsi="Cambria Math" w:cs="Cambria Math"/>
          <w:sz w:val="26"/>
          <w:szCs w:val="26"/>
        </w:rPr>
        <w:t>𝑦</w:t>
      </w:r>
      <w:r w:rsidRPr="00D259C9">
        <w:rPr>
          <w:sz w:val="26"/>
          <w:szCs w:val="26"/>
        </w:rPr>
        <w:t>轴上的标准差来衡量群体紧凑性。</w:t>
      </w:r>
      <w:proofErr w:type="gramStart"/>
      <w:r w:rsidRPr="00D259C9">
        <w:rPr>
          <w:rFonts w:hint="eastAsia"/>
          <w:sz w:val="26"/>
          <w:szCs w:val="26"/>
        </w:rPr>
        <w:t>各群内</w:t>
      </w:r>
      <w:proofErr w:type="gramEnd"/>
      <w:r w:rsidRPr="00D259C9">
        <w:rPr>
          <w:rFonts w:hint="eastAsia"/>
          <w:sz w:val="26"/>
          <w:szCs w:val="26"/>
        </w:rPr>
        <w:t>的目标位置聚集度表示为</w:t>
      </w:r>
      <w:r w:rsidRPr="00025957">
        <w:rPr>
          <w:position w:val="-4"/>
        </w:rPr>
        <w:object w:dxaOrig="1540" w:dyaOrig="380" w14:anchorId="1B029264">
          <v:shape id="_x0000_i1903" type="#_x0000_t75" style="width:77.2pt;height:19pt" o:ole="">
            <v:imagedata r:id="rId126" o:title=""/>
          </v:shape>
          <o:OLEObject Type="Embed" ProgID="Equation.DSMT4" ShapeID="_x0000_i1903" DrawAspect="Content" ObjectID="_1814433500" r:id="rId127"/>
        </w:object>
      </w:r>
      <w:r w:rsidRPr="00D259C9">
        <w:rPr>
          <w:rFonts w:hint="eastAsia"/>
          <w:sz w:val="26"/>
          <w:szCs w:val="26"/>
        </w:rPr>
        <w:t>，则群体紧凑性奖励</w:t>
      </w:r>
      <w:r w:rsidRPr="00025957">
        <w:rPr>
          <w:position w:val="-4"/>
        </w:rPr>
        <w:object w:dxaOrig="700" w:dyaOrig="380" w14:anchorId="4CB6C15F">
          <v:shape id="_x0000_i1904" type="#_x0000_t75" style="width:35.15pt;height:19pt" o:ole="">
            <v:imagedata r:id="rId128" o:title=""/>
          </v:shape>
          <o:OLEObject Type="Embed" ProgID="Equation.DSMT4" ShapeID="_x0000_i1904" DrawAspect="Content" ObjectID="_1814433501" r:id="rId129"/>
        </w:object>
      </w:r>
      <w:r w:rsidRPr="00D259C9">
        <w:rPr>
          <w:rFonts w:hint="eastAsia"/>
          <w:sz w:val="26"/>
          <w:szCs w:val="26"/>
        </w:rPr>
        <w:t>为所有群体标准差的平均值的倒数，计算公式如下：</w:t>
      </w:r>
    </w:p>
    <w:p w14:paraId="5478DA25" w14:textId="77777777" w:rsidR="0077732F" w:rsidRPr="00D259C9" w:rsidRDefault="0077732F" w:rsidP="0077732F">
      <w:pPr>
        <w:snapToGrid w:val="0"/>
        <w:spacing w:line="360" w:lineRule="auto"/>
        <w:jc w:val="center"/>
        <w:rPr>
          <w:sz w:val="26"/>
          <w:szCs w:val="26"/>
        </w:rPr>
      </w:pPr>
      <w:r w:rsidRPr="00025957">
        <w:rPr>
          <w:position w:val="-4"/>
        </w:rPr>
        <w:object w:dxaOrig="2420" w:dyaOrig="740" w14:anchorId="1A253873">
          <v:shape id="_x0000_i1905" type="#_x0000_t75" style="width:120.95pt;height:36.85pt" o:ole="">
            <v:imagedata r:id="rId130" o:title=""/>
          </v:shape>
          <o:OLEObject Type="Embed" ProgID="Equation.DSMT4" ShapeID="_x0000_i1905" DrawAspect="Content" ObjectID="_1814433502" r:id="rId131"/>
        </w:object>
      </w:r>
    </w:p>
    <w:p w14:paraId="3B55A644" w14:textId="77777777" w:rsidR="0077732F" w:rsidRPr="00D259C9" w:rsidRDefault="0077732F" w:rsidP="0077732F">
      <w:pPr>
        <w:snapToGrid w:val="0"/>
        <w:spacing w:line="360" w:lineRule="auto"/>
        <w:rPr>
          <w:sz w:val="26"/>
          <w:szCs w:val="26"/>
        </w:rPr>
      </w:pPr>
      <w:r w:rsidRPr="00D259C9">
        <w:rPr>
          <w:rFonts w:hint="eastAsia"/>
          <w:sz w:val="26"/>
          <w:szCs w:val="26"/>
        </w:rPr>
        <w:t>式中，</w:t>
      </w:r>
    </w:p>
    <w:p w14:paraId="7EC67A36" w14:textId="57510128" w:rsidR="0077732F" w:rsidRPr="0077732F" w:rsidRDefault="0077732F" w:rsidP="0077732F">
      <w:pPr>
        <w:snapToGrid w:val="0"/>
        <w:spacing w:line="360" w:lineRule="auto"/>
        <w:jc w:val="center"/>
        <w:rPr>
          <w:rFonts w:hint="eastAsia"/>
          <w:sz w:val="26"/>
          <w:szCs w:val="26"/>
        </w:rPr>
      </w:pPr>
      <w:r w:rsidRPr="00025957">
        <w:rPr>
          <w:position w:val="-4"/>
        </w:rPr>
        <w:object w:dxaOrig="3960" w:dyaOrig="680" w14:anchorId="20F34C93">
          <v:shape id="_x0000_i1906" type="#_x0000_t75" style="width:198.15pt;height:34pt" o:ole="">
            <v:imagedata r:id="rId132" o:title=""/>
          </v:shape>
          <o:OLEObject Type="Embed" ProgID="Equation.DSMT4" ShapeID="_x0000_i1906" DrawAspect="Content" ObjectID="_1814433503" r:id="rId133"/>
        </w:object>
      </w:r>
    </w:p>
    <w:p w14:paraId="26870807" w14:textId="77777777" w:rsidR="0077732F" w:rsidRPr="00472C36" w:rsidRDefault="00E21AEB" w:rsidP="0077732F">
      <w:pPr>
        <w:snapToGrid w:val="0"/>
        <w:spacing w:line="360" w:lineRule="auto"/>
        <w:ind w:firstLineChars="200" w:firstLine="520"/>
        <w:rPr>
          <w:sz w:val="26"/>
          <w:szCs w:val="26"/>
        </w:rPr>
      </w:pPr>
      <w:r w:rsidRPr="00273935">
        <w:rPr>
          <w:sz w:val="26"/>
          <w:szCs w:val="26"/>
        </w:rPr>
        <w:t>S4.4</w:t>
      </w:r>
      <w:r w:rsidRPr="00273935">
        <w:rPr>
          <w:rFonts w:hint="eastAsia"/>
          <w:sz w:val="26"/>
          <w:szCs w:val="26"/>
        </w:rPr>
        <w:t>：</w:t>
      </w:r>
      <w:r w:rsidR="0077732F" w:rsidRPr="00D259C9">
        <w:rPr>
          <w:rFonts w:hint="eastAsia"/>
          <w:sz w:val="26"/>
          <w:szCs w:val="26"/>
        </w:rPr>
        <w:t>考虑了每个群体任务的分配是否均衡</w:t>
      </w:r>
      <w:r w:rsidR="0077732F">
        <w:rPr>
          <w:rFonts w:hint="eastAsia"/>
          <w:sz w:val="26"/>
          <w:szCs w:val="26"/>
        </w:rPr>
        <w:t>,</w:t>
      </w:r>
      <w:r w:rsidR="0077732F">
        <w:rPr>
          <w:rFonts w:hint="eastAsia"/>
          <w:sz w:val="26"/>
          <w:szCs w:val="26"/>
        </w:rPr>
        <w:t>计算</w:t>
      </w:r>
      <w:r w:rsidR="0077732F" w:rsidRPr="00D259C9">
        <w:rPr>
          <w:rFonts w:hint="eastAsia"/>
          <w:sz w:val="26"/>
          <w:szCs w:val="26"/>
        </w:rPr>
        <w:t>群体中各目标的“目标价值”和“目标防御力”之比</w:t>
      </w:r>
      <w:r w:rsidR="0077732F" w:rsidRPr="00472C36">
        <w:rPr>
          <w:rFonts w:hint="eastAsia"/>
          <w:sz w:val="26"/>
          <w:szCs w:val="26"/>
        </w:rPr>
        <w:t>首先计算每个群体的任务量指标，该指标是群体中目标重要性与防御力之比的</w:t>
      </w:r>
      <w:proofErr w:type="gramStart"/>
      <w:r w:rsidR="0077732F" w:rsidRPr="00472C36">
        <w:rPr>
          <w:rFonts w:hint="eastAsia"/>
          <w:sz w:val="26"/>
          <w:szCs w:val="26"/>
        </w:rPr>
        <w:t>和</w:t>
      </w:r>
      <w:proofErr w:type="gramEnd"/>
      <w:r w:rsidR="0077732F" w:rsidRPr="00472C36">
        <w:rPr>
          <w:rFonts w:hint="eastAsia"/>
          <w:sz w:val="26"/>
          <w:szCs w:val="26"/>
        </w:rPr>
        <w:t>。然后，计算所有群体任务量指标的方差，</w:t>
      </w:r>
      <w:proofErr w:type="gramStart"/>
      <w:r w:rsidR="0077732F" w:rsidRPr="00472C36">
        <w:rPr>
          <w:rFonts w:hint="eastAsia"/>
          <w:sz w:val="26"/>
          <w:szCs w:val="26"/>
        </w:rPr>
        <w:t>方差越</w:t>
      </w:r>
      <w:proofErr w:type="gramEnd"/>
      <w:r w:rsidR="0077732F" w:rsidRPr="00472C36">
        <w:rPr>
          <w:rFonts w:hint="eastAsia"/>
          <w:sz w:val="26"/>
          <w:szCs w:val="26"/>
        </w:rPr>
        <w:t>小，任务量分配越</w:t>
      </w:r>
      <w:r w:rsidR="0077732F" w:rsidRPr="00472C36">
        <w:rPr>
          <w:rFonts w:hint="eastAsia"/>
          <w:sz w:val="26"/>
          <w:szCs w:val="26"/>
        </w:rPr>
        <w:lastRenderedPageBreak/>
        <w:t>均衡。计算公式如下：</w:t>
      </w:r>
    </w:p>
    <w:p w14:paraId="254BB535" w14:textId="77777777" w:rsidR="0077732F" w:rsidRPr="00472C36" w:rsidRDefault="0077732F" w:rsidP="0077732F">
      <w:pPr>
        <w:snapToGrid w:val="0"/>
        <w:spacing w:line="360" w:lineRule="auto"/>
        <w:jc w:val="center"/>
        <w:rPr>
          <w:sz w:val="26"/>
          <w:szCs w:val="26"/>
        </w:rPr>
      </w:pPr>
      <w:r w:rsidRPr="00025957">
        <w:rPr>
          <w:position w:val="-4"/>
        </w:rPr>
        <w:object w:dxaOrig="1320" w:dyaOrig="680" w14:anchorId="0314800C">
          <v:shape id="_x0000_i1927" type="#_x0000_t75" style="width:66.25pt;height:34pt" o:ole="">
            <v:imagedata r:id="rId134" o:title=""/>
          </v:shape>
          <o:OLEObject Type="Embed" ProgID="Equation.DSMT4" ShapeID="_x0000_i1927" DrawAspect="Content" ObjectID="_1814433504" r:id="rId135"/>
        </w:object>
      </w:r>
    </w:p>
    <w:p w14:paraId="647382BA" w14:textId="77777777" w:rsidR="0077732F" w:rsidRPr="00472C36" w:rsidRDefault="0077732F" w:rsidP="0077732F">
      <w:pPr>
        <w:snapToGrid w:val="0"/>
        <w:spacing w:line="360" w:lineRule="auto"/>
        <w:rPr>
          <w:sz w:val="26"/>
          <w:szCs w:val="26"/>
        </w:rPr>
      </w:pPr>
      <w:r w:rsidRPr="00472C36">
        <w:rPr>
          <w:rFonts w:hint="eastAsia"/>
          <w:sz w:val="26"/>
          <w:szCs w:val="26"/>
        </w:rPr>
        <w:t>式中，</w:t>
      </w:r>
    </w:p>
    <w:p w14:paraId="3E6AF68F" w14:textId="77777777" w:rsidR="0077732F" w:rsidRPr="00472C36" w:rsidRDefault="0077732F" w:rsidP="0077732F">
      <w:pPr>
        <w:snapToGrid w:val="0"/>
        <w:spacing w:line="360" w:lineRule="auto"/>
        <w:jc w:val="center"/>
        <w:rPr>
          <w:sz w:val="26"/>
          <w:szCs w:val="26"/>
        </w:rPr>
      </w:pPr>
      <w:r w:rsidRPr="00025957">
        <w:rPr>
          <w:position w:val="-4"/>
        </w:rPr>
        <w:object w:dxaOrig="2540" w:dyaOrig="700" w14:anchorId="44811171">
          <v:shape id="_x0000_i1928" type="#_x0000_t75" style="width:126.7pt;height:35.15pt" o:ole="">
            <v:imagedata r:id="rId136" o:title=""/>
          </v:shape>
          <o:OLEObject Type="Embed" ProgID="Equation.DSMT4" ShapeID="_x0000_i1928" DrawAspect="Content" ObjectID="_1814433505" r:id="rId137"/>
        </w:object>
      </w:r>
    </w:p>
    <w:p w14:paraId="73813163" w14:textId="77777777" w:rsidR="0077732F" w:rsidRDefault="0077732F" w:rsidP="0077732F">
      <w:pPr>
        <w:pStyle w:val="NUDT"/>
        <w:ind w:firstLine="520"/>
      </w:pPr>
      <w:r>
        <w:rPr>
          <w:rFonts w:hint="eastAsia"/>
          <w:sz w:val="26"/>
          <w:szCs w:val="26"/>
        </w:rPr>
        <w:t>S4.5</w:t>
      </w:r>
      <w:r>
        <w:rPr>
          <w:rFonts w:hint="eastAsia"/>
          <w:sz w:val="26"/>
          <w:szCs w:val="26"/>
        </w:rPr>
        <w:t>：</w:t>
      </w:r>
      <w:r>
        <w:t>综合以上三个</w:t>
      </w:r>
      <w:r>
        <w:rPr>
          <w:rFonts w:hint="eastAsia"/>
        </w:rPr>
        <w:t>因素</w:t>
      </w:r>
      <w:r>
        <w:t>，给予不同的权重来计算最终的奖励，</w:t>
      </w:r>
      <w:r>
        <w:rPr>
          <w:rFonts w:hint="eastAsia"/>
        </w:rPr>
        <w:t>权重系数可以根据任务的重要性进行调整，得到综合奖励函数公式为：</w:t>
      </w:r>
    </w:p>
    <w:p w14:paraId="3E5090A9" w14:textId="77777777" w:rsidR="0077732F" w:rsidRDefault="0077732F" w:rsidP="0077732F">
      <w:pPr>
        <w:spacing w:line="300" w:lineRule="auto"/>
        <w:ind w:firstLineChars="200" w:firstLine="420"/>
        <w:jc w:val="center"/>
      </w:pPr>
      <w:r w:rsidRPr="00025957">
        <w:rPr>
          <w:position w:val="-4"/>
        </w:rPr>
        <w:object w:dxaOrig="3280" w:dyaOrig="1480" w14:anchorId="4C3DA21E">
          <v:shape id="_x0000_i1931" type="#_x0000_t75" style="width:164.15pt;height:73.75pt" o:ole="">
            <v:imagedata r:id="rId138" o:title=""/>
          </v:shape>
          <o:OLEObject Type="Embed" ProgID="Equation.DSMT4" ShapeID="_x0000_i1931" DrawAspect="Content" ObjectID="_1814433506" r:id="rId139"/>
        </w:object>
      </w:r>
    </w:p>
    <w:p w14:paraId="377D5FCA" w14:textId="5173FA50" w:rsidR="0077732F" w:rsidRPr="0077732F" w:rsidRDefault="0077732F" w:rsidP="0077732F">
      <w:pPr>
        <w:pStyle w:val="NUDT"/>
        <w:ind w:firstLineChars="0" w:firstLine="0"/>
        <w:rPr>
          <w:rFonts w:hint="eastAsia"/>
        </w:rPr>
      </w:pPr>
      <w:r>
        <w:rPr>
          <w:rFonts w:hint="eastAsia"/>
        </w:rPr>
        <w:t>其中，</w:t>
      </w:r>
      <w:r>
        <w:rPr>
          <w:rFonts w:ascii="Cambria Math" w:hAnsi="Cambria Math" w:cs="Cambria Math"/>
        </w:rPr>
        <w:t>𝛼</w:t>
      </w:r>
      <w:r>
        <w:t>、</w:t>
      </w:r>
      <w:r>
        <w:rPr>
          <w:rFonts w:ascii="Cambria Math" w:hAnsi="Cambria Math" w:cs="Cambria Math"/>
        </w:rPr>
        <w:t>𝛽</w:t>
      </w:r>
      <w:r>
        <w:t>、</w:t>
      </w:r>
      <w:r>
        <w:rPr>
          <w:rFonts w:ascii="Cambria Math" w:hAnsi="Cambria Math" w:cs="Cambria Math"/>
        </w:rPr>
        <w:t>𝛾</w:t>
      </w:r>
      <w:r>
        <w:t>为权重系数，满足</w:t>
      </w:r>
      <w:r>
        <w:rPr>
          <w:rFonts w:ascii="Cambria Math" w:hAnsi="Cambria Math" w:cs="Cambria Math"/>
        </w:rPr>
        <w:t>𝛼</w:t>
      </w:r>
      <w:r>
        <w:t>+</w:t>
      </w:r>
      <w:r>
        <w:rPr>
          <w:rFonts w:ascii="Cambria Math" w:hAnsi="Cambria Math" w:cs="Cambria Math"/>
        </w:rPr>
        <w:t>𝛽</w:t>
      </w:r>
      <w:r>
        <w:t>+</w:t>
      </w:r>
      <w:r>
        <w:rPr>
          <w:rFonts w:ascii="Cambria Math" w:hAnsi="Cambria Math" w:cs="Cambria Math"/>
        </w:rPr>
        <w:t>𝛾</w:t>
      </w:r>
      <w:r>
        <w:t>=1</w:t>
      </w:r>
      <w:r>
        <w:t>，通过实验进行</w:t>
      </w:r>
      <w:r>
        <w:rPr>
          <w:rFonts w:hint="eastAsia"/>
        </w:rPr>
        <w:t>系数</w:t>
      </w:r>
      <w:r>
        <w:t>调节</w:t>
      </w:r>
      <w:r>
        <w:rPr>
          <w:rFonts w:hint="eastAsia"/>
        </w:rPr>
        <w:t>并</w:t>
      </w:r>
      <w:r>
        <w:t>优化模型性能。</w:t>
      </w:r>
    </w:p>
    <w:p w14:paraId="4D520B20" w14:textId="50FA9044" w:rsidR="00E21AEB" w:rsidRPr="00273935" w:rsidRDefault="00E21AEB" w:rsidP="0077732F">
      <w:pPr>
        <w:snapToGrid w:val="0"/>
        <w:spacing w:line="360" w:lineRule="auto"/>
        <w:ind w:firstLineChars="200" w:firstLine="520"/>
        <w:rPr>
          <w:sz w:val="26"/>
          <w:szCs w:val="26"/>
        </w:rPr>
      </w:pPr>
      <w:r w:rsidRPr="00273935">
        <w:rPr>
          <w:sz w:val="26"/>
          <w:szCs w:val="26"/>
        </w:rPr>
        <w:t>S5</w:t>
      </w:r>
      <w:r w:rsidRPr="00273935">
        <w:rPr>
          <w:rFonts w:hint="eastAsia"/>
          <w:sz w:val="26"/>
          <w:szCs w:val="26"/>
        </w:rPr>
        <w:t>：</w:t>
      </w:r>
      <w:r w:rsidR="0077732F">
        <w:rPr>
          <w:rFonts w:hint="eastAsia"/>
          <w:sz w:val="26"/>
          <w:szCs w:val="26"/>
        </w:rPr>
        <w:t>投喂无人机集群数据进行迭代训练，得到区域目标分配结果</w:t>
      </w:r>
      <w:r w:rsidRPr="00273935">
        <w:rPr>
          <w:rFonts w:hint="eastAsia"/>
          <w:sz w:val="26"/>
          <w:szCs w:val="26"/>
        </w:rPr>
        <w:t>。</w:t>
      </w:r>
    </w:p>
    <w:p w14:paraId="5F81A5BC" w14:textId="77777777" w:rsidR="00E21AEB" w:rsidRPr="00273935" w:rsidRDefault="00E21AEB" w:rsidP="00E21AEB">
      <w:pPr>
        <w:snapToGrid w:val="0"/>
        <w:spacing w:line="360" w:lineRule="auto"/>
        <w:ind w:firstLineChars="200" w:firstLine="520"/>
        <w:rPr>
          <w:sz w:val="26"/>
          <w:szCs w:val="26"/>
        </w:rPr>
      </w:pPr>
      <w:r w:rsidRPr="00273935">
        <w:rPr>
          <w:rFonts w:hint="eastAsia"/>
          <w:sz w:val="26"/>
          <w:szCs w:val="26"/>
        </w:rPr>
        <w:t>本实施例中，</w:t>
      </w:r>
      <w:r w:rsidRPr="00273935">
        <w:rPr>
          <w:sz w:val="26"/>
          <w:szCs w:val="26"/>
        </w:rPr>
        <w:t>S5</w:t>
      </w:r>
      <w:r w:rsidRPr="00273935">
        <w:rPr>
          <w:rFonts w:hint="eastAsia"/>
          <w:sz w:val="26"/>
          <w:szCs w:val="26"/>
        </w:rPr>
        <w:t>包括以下步骤：</w:t>
      </w:r>
    </w:p>
    <w:p w14:paraId="0BC018B5" w14:textId="777A4345" w:rsidR="00E21AEB" w:rsidRPr="00273935" w:rsidRDefault="00E21AEB" w:rsidP="00E21AEB">
      <w:pPr>
        <w:snapToGrid w:val="0"/>
        <w:spacing w:line="360" w:lineRule="auto"/>
        <w:ind w:firstLineChars="200" w:firstLine="520"/>
        <w:rPr>
          <w:sz w:val="26"/>
          <w:szCs w:val="26"/>
        </w:rPr>
      </w:pPr>
      <w:r w:rsidRPr="00273935">
        <w:rPr>
          <w:sz w:val="26"/>
          <w:szCs w:val="26"/>
        </w:rPr>
        <w:t>S5.1</w:t>
      </w:r>
      <w:r w:rsidRPr="00273935">
        <w:rPr>
          <w:rFonts w:hint="eastAsia"/>
          <w:sz w:val="26"/>
          <w:szCs w:val="26"/>
        </w:rPr>
        <w:t>：</w:t>
      </w:r>
      <w:r w:rsidR="00167266">
        <w:rPr>
          <w:rFonts w:hint="eastAsia"/>
          <w:sz w:val="26"/>
          <w:szCs w:val="26"/>
        </w:rPr>
        <w:t>投喂无人机集群数据</w:t>
      </w:r>
      <w:proofErr w:type="gramStart"/>
      <w:r w:rsidR="00167266">
        <w:rPr>
          <w:rFonts w:hint="eastAsia"/>
          <w:sz w:val="26"/>
          <w:szCs w:val="26"/>
        </w:rPr>
        <w:t>进行进行</w:t>
      </w:r>
      <w:proofErr w:type="gramEnd"/>
      <w:r w:rsidR="00167266">
        <w:rPr>
          <w:rFonts w:hint="eastAsia"/>
          <w:sz w:val="26"/>
          <w:szCs w:val="26"/>
        </w:rPr>
        <w:t>算法训练，</w:t>
      </w:r>
      <w:r w:rsidR="00167266" w:rsidRPr="00167266">
        <w:rPr>
          <w:rFonts w:hint="eastAsia"/>
          <w:sz w:val="26"/>
          <w:szCs w:val="26"/>
        </w:rPr>
        <w:t>随着迭代的进行，奖励值逐渐趋于平稳，</w:t>
      </w:r>
      <w:r w:rsidR="000D5D41">
        <w:rPr>
          <w:rFonts w:hint="eastAsia"/>
          <w:sz w:val="26"/>
          <w:szCs w:val="26"/>
        </w:rPr>
        <w:t>图</w:t>
      </w:r>
      <w:r w:rsidR="000D5D41">
        <w:rPr>
          <w:rFonts w:hint="eastAsia"/>
          <w:sz w:val="26"/>
          <w:szCs w:val="26"/>
        </w:rPr>
        <w:t>3</w:t>
      </w:r>
      <w:r w:rsidR="000D5D41">
        <w:rPr>
          <w:rFonts w:hint="eastAsia"/>
          <w:sz w:val="26"/>
          <w:szCs w:val="26"/>
        </w:rPr>
        <w:t>中</w:t>
      </w:r>
      <w:r w:rsidR="00167266" w:rsidRPr="00167266">
        <w:rPr>
          <w:rFonts w:hint="eastAsia"/>
          <w:sz w:val="26"/>
          <w:szCs w:val="26"/>
        </w:rPr>
        <w:t>在第</w:t>
      </w:r>
      <w:r w:rsidR="00167266" w:rsidRPr="00167266">
        <w:rPr>
          <w:rFonts w:hint="eastAsia"/>
          <w:sz w:val="26"/>
          <w:szCs w:val="26"/>
        </w:rPr>
        <w:t>500</w:t>
      </w:r>
      <w:r w:rsidR="00167266" w:rsidRPr="00167266">
        <w:rPr>
          <w:rFonts w:hint="eastAsia"/>
          <w:sz w:val="26"/>
          <w:szCs w:val="26"/>
        </w:rPr>
        <w:t>轮训练中基本收敛。</w:t>
      </w:r>
      <w:r w:rsidR="00167266" w:rsidRPr="00167266">
        <w:rPr>
          <w:rFonts w:hint="eastAsia"/>
          <w:sz w:val="26"/>
          <w:szCs w:val="26"/>
        </w:rPr>
        <w:t>PPO</w:t>
      </w:r>
      <w:r w:rsidR="00167266" w:rsidRPr="00167266">
        <w:rPr>
          <w:rFonts w:hint="eastAsia"/>
          <w:sz w:val="26"/>
          <w:szCs w:val="26"/>
        </w:rPr>
        <w:t>算法在有限的迭代次数内找到较优的分群策略，并在后期保持稳定</w:t>
      </w:r>
      <w:r w:rsidR="00167266">
        <w:rPr>
          <w:rFonts w:hint="eastAsia"/>
          <w:sz w:val="26"/>
          <w:szCs w:val="26"/>
        </w:rPr>
        <w:t>；</w:t>
      </w:r>
    </w:p>
    <w:p w14:paraId="5658BD5F" w14:textId="1E3E51AD" w:rsidR="00E21AEB" w:rsidRDefault="00E21AEB" w:rsidP="000D5D41">
      <w:pPr>
        <w:snapToGrid w:val="0"/>
        <w:spacing w:line="360" w:lineRule="auto"/>
        <w:ind w:firstLineChars="200" w:firstLine="520"/>
        <w:rPr>
          <w:sz w:val="26"/>
          <w:szCs w:val="26"/>
        </w:rPr>
      </w:pPr>
      <w:r w:rsidRPr="00273935">
        <w:rPr>
          <w:sz w:val="26"/>
          <w:szCs w:val="26"/>
        </w:rPr>
        <w:t>S5.2</w:t>
      </w:r>
      <w:r w:rsidRPr="00273935">
        <w:rPr>
          <w:rFonts w:hint="eastAsia"/>
          <w:sz w:val="26"/>
          <w:szCs w:val="26"/>
        </w:rPr>
        <w:t>：</w:t>
      </w:r>
      <w:r w:rsidR="00DB1083" w:rsidRPr="00DB1083">
        <w:rPr>
          <w:rFonts w:hint="eastAsia"/>
          <w:sz w:val="26"/>
          <w:szCs w:val="26"/>
        </w:rPr>
        <w:t>使用收敛后的网络</w:t>
      </w:r>
      <w:r w:rsidR="00DB1083">
        <w:rPr>
          <w:rFonts w:hint="eastAsia"/>
          <w:sz w:val="26"/>
          <w:szCs w:val="26"/>
        </w:rPr>
        <w:t>无人机集群</w:t>
      </w:r>
      <w:r w:rsidR="00DB1083" w:rsidRPr="00DB1083">
        <w:rPr>
          <w:rFonts w:hint="eastAsia"/>
          <w:sz w:val="26"/>
          <w:szCs w:val="26"/>
        </w:rPr>
        <w:t>进行区域划分，通过分群结果可视化展示最终的目标分布和</w:t>
      </w:r>
      <w:proofErr w:type="gramStart"/>
      <w:r w:rsidR="00DB1083" w:rsidRPr="00DB1083">
        <w:rPr>
          <w:rFonts w:hint="eastAsia"/>
          <w:sz w:val="26"/>
          <w:szCs w:val="26"/>
        </w:rPr>
        <w:t>簇中心</w:t>
      </w:r>
      <w:proofErr w:type="gramEnd"/>
      <w:r w:rsidR="00DB1083" w:rsidRPr="00DB1083">
        <w:rPr>
          <w:rFonts w:hint="eastAsia"/>
          <w:sz w:val="26"/>
          <w:szCs w:val="26"/>
        </w:rPr>
        <w:t>位置，以直观反映算法的优化效果</w:t>
      </w:r>
      <w:r w:rsidR="00C95494">
        <w:rPr>
          <w:rFonts w:hint="eastAsia"/>
          <w:sz w:val="26"/>
          <w:szCs w:val="26"/>
        </w:rPr>
        <w:t>，其中</w:t>
      </w:r>
      <w:r w:rsidR="00C95494" w:rsidRPr="00C95494">
        <w:rPr>
          <w:rFonts w:hint="eastAsia"/>
          <w:sz w:val="26"/>
          <w:szCs w:val="26"/>
        </w:rPr>
        <w:t>分别展示了经过训练后的目标随</w:t>
      </w:r>
      <w:proofErr w:type="gramStart"/>
      <w:r w:rsidR="00C95494" w:rsidRPr="00C95494">
        <w:rPr>
          <w:rFonts w:hint="eastAsia"/>
          <w:sz w:val="26"/>
          <w:szCs w:val="26"/>
        </w:rPr>
        <w:t>导引机</w:t>
      </w:r>
      <w:proofErr w:type="gramEnd"/>
      <w:r w:rsidR="00C95494" w:rsidRPr="00C95494">
        <w:rPr>
          <w:rFonts w:hint="eastAsia"/>
          <w:sz w:val="26"/>
          <w:szCs w:val="26"/>
        </w:rPr>
        <w:t>数量变化的分群情况，不同颜色表示不同分群</w:t>
      </w:r>
      <w:r w:rsidRPr="00273935">
        <w:rPr>
          <w:rFonts w:hint="eastAsia"/>
          <w:sz w:val="26"/>
          <w:szCs w:val="26"/>
        </w:rPr>
        <w:t>。</w:t>
      </w:r>
    </w:p>
    <w:p w14:paraId="2C71F569" w14:textId="6D17280D" w:rsidR="00C95494" w:rsidRPr="00C95494" w:rsidRDefault="00C95494" w:rsidP="00C95494">
      <w:pPr>
        <w:snapToGrid w:val="0"/>
        <w:spacing w:line="360" w:lineRule="auto"/>
        <w:ind w:firstLineChars="200" w:firstLine="520"/>
        <w:rPr>
          <w:rFonts w:hint="eastAsia"/>
          <w:sz w:val="26"/>
          <w:szCs w:val="26"/>
        </w:rPr>
      </w:pPr>
      <w:r>
        <w:rPr>
          <w:rFonts w:hint="eastAsia"/>
          <w:sz w:val="26"/>
          <w:szCs w:val="26"/>
        </w:rPr>
        <w:t>S5.3</w:t>
      </w:r>
      <w:r>
        <w:rPr>
          <w:rFonts w:hint="eastAsia"/>
          <w:sz w:val="26"/>
          <w:szCs w:val="26"/>
        </w:rPr>
        <w:t>：</w:t>
      </w:r>
      <w:r w:rsidRPr="00C95494">
        <w:rPr>
          <w:rFonts w:hint="eastAsia"/>
          <w:sz w:val="26"/>
          <w:szCs w:val="26"/>
        </w:rPr>
        <w:t>分群结果表明，</w:t>
      </w:r>
      <w:r w:rsidRPr="00C95494">
        <w:rPr>
          <w:rFonts w:hint="eastAsia"/>
          <w:sz w:val="26"/>
          <w:szCs w:val="26"/>
        </w:rPr>
        <w:t>PPO</w:t>
      </w:r>
      <w:r w:rsidRPr="00C95494">
        <w:rPr>
          <w:rFonts w:hint="eastAsia"/>
          <w:sz w:val="26"/>
          <w:szCs w:val="26"/>
        </w:rPr>
        <w:t>算法在动态环境中能够灵活调整</w:t>
      </w:r>
      <w:proofErr w:type="gramStart"/>
      <w:r w:rsidRPr="00C95494">
        <w:rPr>
          <w:rFonts w:hint="eastAsia"/>
          <w:sz w:val="26"/>
          <w:szCs w:val="26"/>
        </w:rPr>
        <w:t>簇</w:t>
      </w:r>
      <w:proofErr w:type="gramEnd"/>
      <w:r w:rsidRPr="00C95494">
        <w:rPr>
          <w:rFonts w:hint="eastAsia"/>
          <w:sz w:val="26"/>
          <w:szCs w:val="26"/>
        </w:rPr>
        <w:t>中心的位置，同时确保</w:t>
      </w:r>
      <w:proofErr w:type="gramStart"/>
      <w:r w:rsidRPr="00C95494">
        <w:rPr>
          <w:rFonts w:hint="eastAsia"/>
          <w:sz w:val="26"/>
          <w:szCs w:val="26"/>
        </w:rPr>
        <w:t>各簇内</w:t>
      </w:r>
      <w:proofErr w:type="gramEnd"/>
      <w:r w:rsidRPr="00C95494">
        <w:rPr>
          <w:rFonts w:hint="eastAsia"/>
          <w:sz w:val="26"/>
          <w:szCs w:val="26"/>
        </w:rPr>
        <w:t>目标的紧凑性和</w:t>
      </w:r>
      <w:proofErr w:type="gramStart"/>
      <w:r w:rsidRPr="00C95494">
        <w:rPr>
          <w:rFonts w:hint="eastAsia"/>
          <w:sz w:val="26"/>
          <w:szCs w:val="26"/>
        </w:rPr>
        <w:t>簇间</w:t>
      </w:r>
      <w:proofErr w:type="gramEnd"/>
      <w:r w:rsidRPr="00C95494">
        <w:rPr>
          <w:rFonts w:hint="eastAsia"/>
          <w:sz w:val="26"/>
          <w:szCs w:val="26"/>
        </w:rPr>
        <w:t>的均衡性。具体而言，</w:t>
      </w:r>
      <w:proofErr w:type="gramStart"/>
      <w:r w:rsidRPr="00C95494">
        <w:rPr>
          <w:rFonts w:hint="eastAsia"/>
          <w:sz w:val="26"/>
          <w:szCs w:val="26"/>
        </w:rPr>
        <w:t>簇内目标</w:t>
      </w:r>
      <w:proofErr w:type="gramEnd"/>
      <w:r w:rsidRPr="00C95494">
        <w:rPr>
          <w:rFonts w:hint="eastAsia"/>
          <w:sz w:val="26"/>
          <w:szCs w:val="26"/>
        </w:rPr>
        <w:t>的分布呈现出较强的集聚特性，目标点到</w:t>
      </w:r>
      <w:proofErr w:type="gramStart"/>
      <w:r w:rsidRPr="00C95494">
        <w:rPr>
          <w:rFonts w:hint="eastAsia"/>
          <w:sz w:val="26"/>
          <w:szCs w:val="26"/>
        </w:rPr>
        <w:t>簇</w:t>
      </w:r>
      <w:proofErr w:type="gramEnd"/>
      <w:r w:rsidRPr="00C95494">
        <w:rPr>
          <w:rFonts w:hint="eastAsia"/>
          <w:sz w:val="26"/>
          <w:szCs w:val="26"/>
        </w:rPr>
        <w:t>中心的距离较短，且</w:t>
      </w:r>
      <w:proofErr w:type="gramStart"/>
      <w:r w:rsidRPr="00C95494">
        <w:rPr>
          <w:rFonts w:hint="eastAsia"/>
          <w:sz w:val="26"/>
          <w:szCs w:val="26"/>
        </w:rPr>
        <w:t>各簇规模</w:t>
      </w:r>
      <w:proofErr w:type="gramEnd"/>
      <w:r w:rsidRPr="00C95494">
        <w:rPr>
          <w:rFonts w:hint="eastAsia"/>
          <w:sz w:val="26"/>
          <w:szCs w:val="26"/>
        </w:rPr>
        <w:t>相对均衡，</w:t>
      </w:r>
      <w:r>
        <w:rPr>
          <w:rFonts w:hint="eastAsia"/>
          <w:sz w:val="26"/>
          <w:szCs w:val="26"/>
        </w:rPr>
        <w:t>本实施</w:t>
      </w:r>
      <w:proofErr w:type="gramStart"/>
      <w:r>
        <w:rPr>
          <w:rFonts w:hint="eastAsia"/>
          <w:sz w:val="26"/>
          <w:szCs w:val="26"/>
        </w:rPr>
        <w:t>例</w:t>
      </w:r>
      <w:r w:rsidRPr="00C95494">
        <w:rPr>
          <w:rFonts w:hint="eastAsia"/>
          <w:sz w:val="26"/>
          <w:szCs w:val="26"/>
        </w:rPr>
        <w:t>充分</w:t>
      </w:r>
      <w:proofErr w:type="gramEnd"/>
      <w:r w:rsidRPr="00C95494">
        <w:rPr>
          <w:rFonts w:hint="eastAsia"/>
          <w:sz w:val="26"/>
          <w:szCs w:val="26"/>
        </w:rPr>
        <w:t>验证了</w:t>
      </w:r>
      <w:r w:rsidRPr="00C95494">
        <w:rPr>
          <w:rFonts w:hint="eastAsia"/>
          <w:sz w:val="26"/>
          <w:szCs w:val="26"/>
        </w:rPr>
        <w:t>PPO</w:t>
      </w:r>
      <w:r w:rsidRPr="00C95494">
        <w:rPr>
          <w:rFonts w:hint="eastAsia"/>
          <w:sz w:val="26"/>
          <w:szCs w:val="26"/>
        </w:rPr>
        <w:t>算法对复杂环境下目标分群问题的优化能力。</w:t>
      </w:r>
    </w:p>
    <w:p w14:paraId="76B6E514" w14:textId="4AF0A27E" w:rsidR="00B2457C" w:rsidRPr="00C95494" w:rsidRDefault="00C95494" w:rsidP="00C95494">
      <w:pPr>
        <w:snapToGrid w:val="0"/>
        <w:spacing w:line="360" w:lineRule="auto"/>
        <w:ind w:firstLineChars="200" w:firstLine="520"/>
        <w:rPr>
          <w:rFonts w:hint="eastAsia"/>
          <w:sz w:val="26"/>
          <w:szCs w:val="26"/>
        </w:rPr>
      </w:pPr>
      <w:r w:rsidRPr="00C95494">
        <w:rPr>
          <w:sz w:val="26"/>
          <w:szCs w:val="26"/>
        </w:rPr>
        <w:t>本发明提出的</w:t>
      </w:r>
      <w:r w:rsidRPr="002C0919">
        <w:rPr>
          <w:rFonts w:eastAsiaTheme="minorEastAsia" w:hint="eastAsia"/>
          <w:sz w:val="26"/>
          <w:szCs w:val="26"/>
        </w:rPr>
        <w:t>基于近端策略优化（</w:t>
      </w:r>
      <w:r w:rsidRPr="002C0919">
        <w:rPr>
          <w:rFonts w:eastAsiaTheme="minorEastAsia" w:hint="eastAsia"/>
          <w:sz w:val="26"/>
          <w:szCs w:val="26"/>
        </w:rPr>
        <w:t>Proximal Policy Optimization, PPO</w:t>
      </w:r>
      <w:r w:rsidRPr="002C0919">
        <w:rPr>
          <w:rFonts w:eastAsiaTheme="minorEastAsia" w:hint="eastAsia"/>
          <w:sz w:val="26"/>
          <w:szCs w:val="26"/>
        </w:rPr>
        <w:t>）算法的动态区域目标分配智能方法</w:t>
      </w:r>
      <w:r w:rsidRPr="00C95494">
        <w:rPr>
          <w:sz w:val="26"/>
          <w:szCs w:val="26"/>
        </w:rPr>
        <w:t>，使无人机集群在面对目标环境动态变化时能够实现智能、自适应的区域分配，有效提升无人机集群的协同作战效率，</w:t>
      </w:r>
      <w:r w:rsidRPr="00273935">
        <w:rPr>
          <w:rFonts w:hint="eastAsia"/>
          <w:sz w:val="26"/>
          <w:szCs w:val="26"/>
        </w:rPr>
        <w:t>合理配置无人机资源，确保所有无人机相互合作，</w:t>
      </w:r>
      <w:r w:rsidRPr="00C95494">
        <w:rPr>
          <w:sz w:val="26"/>
          <w:szCs w:val="26"/>
        </w:rPr>
        <w:t>适用于复杂动态的作战环境，具有广阔的应用前景。</w:t>
      </w:r>
    </w:p>
    <w:sectPr w:rsidR="00B2457C" w:rsidRPr="00C95494" w:rsidSect="00870997">
      <w:headerReference w:type="default" r:id="rId140"/>
      <w:footerReference w:type="even" r:id="rId141"/>
      <w:footerReference w:type="default" r:id="rId142"/>
      <w:pgSz w:w="11906" w:h="16838" w:code="9"/>
      <w:pgMar w:top="1418" w:right="851" w:bottom="851" w:left="1418" w:header="851" w:footer="113" w:gutter="0"/>
      <w:lnNumType w:countBy="5"/>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CC142" w14:textId="77777777" w:rsidR="007B3C1F" w:rsidRDefault="007B3C1F">
      <w:r>
        <w:separator/>
      </w:r>
    </w:p>
  </w:endnote>
  <w:endnote w:type="continuationSeparator" w:id="0">
    <w:p w14:paraId="08090098" w14:textId="77777777" w:rsidR="007B3C1F" w:rsidRDefault="007B3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LTStd-Roman">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楷体_GB2312">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3B70" w14:textId="77777777" w:rsidR="00273935" w:rsidRDefault="00273935" w:rsidP="00C57BB5">
    <w:pPr>
      <w:pStyle w:val="a3"/>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42B82336" w14:textId="77777777" w:rsidR="00273935" w:rsidRDefault="0027393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D9910" w14:textId="77777777" w:rsidR="00273935" w:rsidRDefault="00273935" w:rsidP="00C57BB5">
    <w:pPr>
      <w:pStyle w:val="a3"/>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Pr>
        <w:rStyle w:val="ab"/>
        <w:noProof/>
      </w:rPr>
      <w:t>1</w:t>
    </w:r>
    <w:r>
      <w:rPr>
        <w:rStyle w:val="ab"/>
      </w:rPr>
      <w:fldChar w:fldCharType="end"/>
    </w:r>
  </w:p>
  <w:p w14:paraId="4215FB17" w14:textId="77777777" w:rsidR="00273935" w:rsidRDefault="00273935" w:rsidP="00B226EF">
    <w:pPr>
      <w:pStyle w:val="a3"/>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2        </w:t>
    </w:r>
  </w:p>
  <w:p w14:paraId="604E79FE" w14:textId="77777777" w:rsidR="00273935" w:rsidRDefault="00273935" w:rsidP="00B226EF">
    <w:pPr>
      <w:pStyle w:val="a3"/>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58240" behindDoc="0" locked="0" layoutInCell="0" allowOverlap="1" wp14:anchorId="7F43ADA7" wp14:editId="6269E7BC">
              <wp:simplePos x="0" y="0"/>
              <wp:positionH relativeFrom="column">
                <wp:posOffset>-28575</wp:posOffset>
              </wp:positionH>
              <wp:positionV relativeFrom="paragraph">
                <wp:posOffset>-156845</wp:posOffset>
              </wp:positionV>
              <wp:extent cx="6120130" cy="0"/>
              <wp:effectExtent l="0" t="0" r="0" b="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67AB91" id="Line 13"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2.35pt" to="479.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d0JEgIAACoEAAAOAAAAZHJzL2Uyb0RvYy54bWysU8GO2jAQvVfqP1i+QxJIWT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" o:allowincell="f" strokeweight="1pt"/>
          </w:pict>
        </mc:Fallback>
      </mc:AlternateContent>
    </w:r>
    <w:smartTag w:uri="Tencent" w:element="RTX">
      <w:r>
        <w:rPr>
          <w:rFonts w:ascii="黑体" w:eastAsia="黑体" w:hint="eastAsia"/>
        </w:rPr>
        <w:t>2010</w:t>
      </w:r>
    </w:smartTag>
    <w:r>
      <w:rPr>
        <w:rFonts w:ascii="黑体" w:eastAsia="黑体" w:hint="eastAsia"/>
      </w:rPr>
      <w:t>.2</w:t>
    </w:r>
  </w:p>
  <w:p w14:paraId="3DAB00E8" w14:textId="77777777" w:rsidR="00273935" w:rsidRDefault="0027393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CD23B" w14:textId="77777777" w:rsidR="007B3C1F" w:rsidRDefault="007B3C1F">
      <w:r>
        <w:separator/>
      </w:r>
    </w:p>
  </w:footnote>
  <w:footnote w:type="continuationSeparator" w:id="0">
    <w:p w14:paraId="4307C8A6" w14:textId="77777777" w:rsidR="007B3C1F" w:rsidRDefault="007B3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651A7" w14:textId="77777777" w:rsidR="00273935" w:rsidRDefault="00273935" w:rsidP="007665DD">
    <w:pPr>
      <w:jc w:val="center"/>
      <w:outlineLvl w:val="0"/>
      <w:rPr>
        <w:rFonts w:ascii="黑体" w:eastAsia="黑体"/>
        <w:b/>
        <w:spacing w:val="130"/>
        <w:sz w:val="28"/>
      </w:rPr>
    </w:pPr>
    <w:r>
      <w:rPr>
        <w:rFonts w:eastAsia="黑体"/>
        <w:noProof/>
        <w:spacing w:val="130"/>
        <w:sz w:val="28"/>
      </w:rPr>
      <mc:AlternateContent>
        <mc:Choice Requires="wps">
          <w:drawing>
            <wp:anchor distT="0" distB="0" distL="114300" distR="114300" simplePos="0" relativeHeight="251657216" behindDoc="0" locked="0" layoutInCell="0" allowOverlap="1" wp14:anchorId="192A8A9E" wp14:editId="10148BCB">
              <wp:simplePos x="0" y="0"/>
              <wp:positionH relativeFrom="column">
                <wp:posOffset>0</wp:posOffset>
              </wp:positionH>
              <wp:positionV relativeFrom="paragraph">
                <wp:posOffset>360045</wp:posOffset>
              </wp:positionV>
              <wp:extent cx="6120130" cy="0"/>
              <wp:effectExtent l="0" t="0" r="0" b="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3AA33A" id="Line 12"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" o:allowincell="f" strokeweight="1pt"/>
          </w:pict>
        </mc:Fallback>
      </mc:AlternateContent>
    </w:r>
    <w:r>
      <w:rPr>
        <w:rFonts w:eastAsia="黑体" w:hint="eastAsia"/>
        <w:spacing w:val="130"/>
        <w:sz w:val="28"/>
      </w:rPr>
      <w:t>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FD5"/>
    <w:multiLevelType w:val="multilevel"/>
    <w:tmpl w:val="58F8AE34"/>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400" w:hanging="2520"/>
      </w:pPr>
      <w:rPr>
        <w:rFonts w:hint="default"/>
      </w:rPr>
    </w:lvl>
  </w:abstractNum>
  <w:abstractNum w:abstractNumId="1" w15:restartNumberingAfterBreak="0">
    <w:nsid w:val="01665750"/>
    <w:multiLevelType w:val="hybridMultilevel"/>
    <w:tmpl w:val="15549C06"/>
    <w:lvl w:ilvl="0" w:tplc="6DB4FA96">
      <w:start w:val="1"/>
      <w:numFmt w:val="decimal"/>
      <w:lvlText w:val="%1."/>
      <w:lvlJc w:val="left"/>
      <w:pPr>
        <w:ind w:left="1111" w:hanging="360"/>
      </w:pPr>
      <w:rPr>
        <w:rFonts w:hint="default"/>
      </w:rPr>
    </w:lvl>
    <w:lvl w:ilvl="1" w:tplc="04090019" w:tentative="1">
      <w:start w:val="1"/>
      <w:numFmt w:val="lowerLetter"/>
      <w:lvlText w:val="%2)"/>
      <w:lvlJc w:val="left"/>
      <w:pPr>
        <w:ind w:left="1591" w:hanging="420"/>
      </w:pPr>
    </w:lvl>
    <w:lvl w:ilvl="2" w:tplc="0409001B" w:tentative="1">
      <w:start w:val="1"/>
      <w:numFmt w:val="lowerRoman"/>
      <w:lvlText w:val="%3."/>
      <w:lvlJc w:val="right"/>
      <w:pPr>
        <w:ind w:left="2011" w:hanging="420"/>
      </w:pPr>
    </w:lvl>
    <w:lvl w:ilvl="3" w:tplc="0409000F" w:tentative="1">
      <w:start w:val="1"/>
      <w:numFmt w:val="decimal"/>
      <w:lvlText w:val="%4."/>
      <w:lvlJc w:val="left"/>
      <w:pPr>
        <w:ind w:left="2431" w:hanging="420"/>
      </w:pPr>
    </w:lvl>
    <w:lvl w:ilvl="4" w:tplc="04090019" w:tentative="1">
      <w:start w:val="1"/>
      <w:numFmt w:val="lowerLetter"/>
      <w:lvlText w:val="%5)"/>
      <w:lvlJc w:val="left"/>
      <w:pPr>
        <w:ind w:left="2851" w:hanging="420"/>
      </w:pPr>
    </w:lvl>
    <w:lvl w:ilvl="5" w:tplc="0409001B" w:tentative="1">
      <w:start w:val="1"/>
      <w:numFmt w:val="lowerRoman"/>
      <w:lvlText w:val="%6."/>
      <w:lvlJc w:val="right"/>
      <w:pPr>
        <w:ind w:left="3271" w:hanging="420"/>
      </w:pPr>
    </w:lvl>
    <w:lvl w:ilvl="6" w:tplc="0409000F" w:tentative="1">
      <w:start w:val="1"/>
      <w:numFmt w:val="decimal"/>
      <w:lvlText w:val="%7."/>
      <w:lvlJc w:val="left"/>
      <w:pPr>
        <w:ind w:left="3691" w:hanging="420"/>
      </w:pPr>
    </w:lvl>
    <w:lvl w:ilvl="7" w:tplc="04090019" w:tentative="1">
      <w:start w:val="1"/>
      <w:numFmt w:val="lowerLetter"/>
      <w:lvlText w:val="%8)"/>
      <w:lvlJc w:val="left"/>
      <w:pPr>
        <w:ind w:left="4111" w:hanging="420"/>
      </w:pPr>
    </w:lvl>
    <w:lvl w:ilvl="8" w:tplc="0409001B" w:tentative="1">
      <w:start w:val="1"/>
      <w:numFmt w:val="lowerRoman"/>
      <w:lvlText w:val="%9."/>
      <w:lvlJc w:val="right"/>
      <w:pPr>
        <w:ind w:left="4531" w:hanging="420"/>
      </w:pPr>
    </w:lvl>
  </w:abstractNum>
  <w:abstractNum w:abstractNumId="2" w15:restartNumberingAfterBreak="0">
    <w:nsid w:val="02F526A8"/>
    <w:multiLevelType w:val="hybridMultilevel"/>
    <w:tmpl w:val="DDCA2EEC"/>
    <w:lvl w:ilvl="0" w:tplc="4320A2B8">
      <w:start w:val="1"/>
      <w:numFmt w:val="decimal"/>
      <w:lvlText w:val="%1."/>
      <w:lvlJc w:val="left"/>
      <w:pPr>
        <w:ind w:left="1133" w:hanging="360"/>
      </w:pPr>
      <w:rPr>
        <w:rFonts w:hint="default"/>
      </w:rPr>
    </w:lvl>
    <w:lvl w:ilvl="1" w:tplc="04090019" w:tentative="1">
      <w:start w:val="1"/>
      <w:numFmt w:val="lowerLetter"/>
      <w:lvlText w:val="%2)"/>
      <w:lvlJc w:val="left"/>
      <w:pPr>
        <w:ind w:left="1613" w:hanging="420"/>
      </w:pPr>
    </w:lvl>
    <w:lvl w:ilvl="2" w:tplc="0409001B" w:tentative="1">
      <w:start w:val="1"/>
      <w:numFmt w:val="lowerRoman"/>
      <w:lvlText w:val="%3."/>
      <w:lvlJc w:val="right"/>
      <w:pPr>
        <w:ind w:left="2033" w:hanging="420"/>
      </w:pPr>
    </w:lvl>
    <w:lvl w:ilvl="3" w:tplc="0409000F" w:tentative="1">
      <w:start w:val="1"/>
      <w:numFmt w:val="decimal"/>
      <w:lvlText w:val="%4."/>
      <w:lvlJc w:val="left"/>
      <w:pPr>
        <w:ind w:left="2453" w:hanging="420"/>
      </w:pPr>
    </w:lvl>
    <w:lvl w:ilvl="4" w:tplc="04090019" w:tentative="1">
      <w:start w:val="1"/>
      <w:numFmt w:val="lowerLetter"/>
      <w:lvlText w:val="%5)"/>
      <w:lvlJc w:val="left"/>
      <w:pPr>
        <w:ind w:left="2873" w:hanging="420"/>
      </w:pPr>
    </w:lvl>
    <w:lvl w:ilvl="5" w:tplc="0409001B" w:tentative="1">
      <w:start w:val="1"/>
      <w:numFmt w:val="lowerRoman"/>
      <w:lvlText w:val="%6."/>
      <w:lvlJc w:val="right"/>
      <w:pPr>
        <w:ind w:left="3293" w:hanging="420"/>
      </w:pPr>
    </w:lvl>
    <w:lvl w:ilvl="6" w:tplc="0409000F" w:tentative="1">
      <w:start w:val="1"/>
      <w:numFmt w:val="decimal"/>
      <w:lvlText w:val="%7."/>
      <w:lvlJc w:val="left"/>
      <w:pPr>
        <w:ind w:left="3713" w:hanging="420"/>
      </w:pPr>
    </w:lvl>
    <w:lvl w:ilvl="7" w:tplc="04090019" w:tentative="1">
      <w:start w:val="1"/>
      <w:numFmt w:val="lowerLetter"/>
      <w:lvlText w:val="%8)"/>
      <w:lvlJc w:val="left"/>
      <w:pPr>
        <w:ind w:left="4133" w:hanging="420"/>
      </w:pPr>
    </w:lvl>
    <w:lvl w:ilvl="8" w:tplc="0409001B" w:tentative="1">
      <w:start w:val="1"/>
      <w:numFmt w:val="lowerRoman"/>
      <w:lvlText w:val="%9."/>
      <w:lvlJc w:val="right"/>
      <w:pPr>
        <w:ind w:left="4553" w:hanging="420"/>
      </w:pPr>
    </w:lvl>
  </w:abstractNum>
  <w:abstractNum w:abstractNumId="3" w15:restartNumberingAfterBreak="0">
    <w:nsid w:val="08723921"/>
    <w:multiLevelType w:val="hybridMultilevel"/>
    <w:tmpl w:val="0A98AC78"/>
    <w:lvl w:ilvl="0" w:tplc="47002EFE">
      <w:start w:val="1"/>
      <w:numFmt w:val="decimal"/>
      <w:lvlText w:val="%1."/>
      <w:lvlJc w:val="left"/>
      <w:pPr>
        <w:ind w:left="888" w:hanging="360"/>
      </w:pPr>
      <w:rPr>
        <w:rFonts w:hint="default"/>
      </w:rPr>
    </w:lvl>
    <w:lvl w:ilvl="1" w:tplc="04090019" w:tentative="1">
      <w:start w:val="1"/>
      <w:numFmt w:val="lowerLetter"/>
      <w:lvlText w:val="%2)"/>
      <w:lvlJc w:val="left"/>
      <w:pPr>
        <w:ind w:left="1368" w:hanging="420"/>
      </w:pPr>
    </w:lvl>
    <w:lvl w:ilvl="2" w:tplc="0409001B" w:tentative="1">
      <w:start w:val="1"/>
      <w:numFmt w:val="lowerRoman"/>
      <w:lvlText w:val="%3."/>
      <w:lvlJc w:val="right"/>
      <w:pPr>
        <w:ind w:left="1788" w:hanging="420"/>
      </w:pPr>
    </w:lvl>
    <w:lvl w:ilvl="3" w:tplc="0409000F" w:tentative="1">
      <w:start w:val="1"/>
      <w:numFmt w:val="decimal"/>
      <w:lvlText w:val="%4."/>
      <w:lvlJc w:val="left"/>
      <w:pPr>
        <w:ind w:left="2208" w:hanging="420"/>
      </w:pPr>
    </w:lvl>
    <w:lvl w:ilvl="4" w:tplc="04090019" w:tentative="1">
      <w:start w:val="1"/>
      <w:numFmt w:val="lowerLetter"/>
      <w:lvlText w:val="%5)"/>
      <w:lvlJc w:val="left"/>
      <w:pPr>
        <w:ind w:left="2628" w:hanging="420"/>
      </w:pPr>
    </w:lvl>
    <w:lvl w:ilvl="5" w:tplc="0409001B" w:tentative="1">
      <w:start w:val="1"/>
      <w:numFmt w:val="lowerRoman"/>
      <w:lvlText w:val="%6."/>
      <w:lvlJc w:val="right"/>
      <w:pPr>
        <w:ind w:left="3048" w:hanging="420"/>
      </w:pPr>
    </w:lvl>
    <w:lvl w:ilvl="6" w:tplc="0409000F" w:tentative="1">
      <w:start w:val="1"/>
      <w:numFmt w:val="decimal"/>
      <w:lvlText w:val="%7."/>
      <w:lvlJc w:val="left"/>
      <w:pPr>
        <w:ind w:left="3468" w:hanging="420"/>
      </w:pPr>
    </w:lvl>
    <w:lvl w:ilvl="7" w:tplc="04090019" w:tentative="1">
      <w:start w:val="1"/>
      <w:numFmt w:val="lowerLetter"/>
      <w:lvlText w:val="%8)"/>
      <w:lvlJc w:val="left"/>
      <w:pPr>
        <w:ind w:left="3888" w:hanging="420"/>
      </w:pPr>
    </w:lvl>
    <w:lvl w:ilvl="8" w:tplc="0409001B" w:tentative="1">
      <w:start w:val="1"/>
      <w:numFmt w:val="lowerRoman"/>
      <w:lvlText w:val="%9."/>
      <w:lvlJc w:val="right"/>
      <w:pPr>
        <w:ind w:left="4308" w:hanging="420"/>
      </w:pPr>
    </w:lvl>
  </w:abstractNum>
  <w:abstractNum w:abstractNumId="4" w15:restartNumberingAfterBreak="0">
    <w:nsid w:val="0A342687"/>
    <w:multiLevelType w:val="hybridMultilevel"/>
    <w:tmpl w:val="BB4AB248"/>
    <w:lvl w:ilvl="0" w:tplc="6044A2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CA000DC"/>
    <w:multiLevelType w:val="hybridMultilevel"/>
    <w:tmpl w:val="4D622B0C"/>
    <w:lvl w:ilvl="0" w:tplc="BFE2F7FE">
      <w:start w:val="1"/>
      <w:numFmt w:val="decimal"/>
      <w:lvlText w:val="%1."/>
      <w:lvlJc w:val="left"/>
      <w:pPr>
        <w:ind w:left="864" w:hanging="360"/>
      </w:pPr>
      <w:rPr>
        <w:rFonts w:hint="default"/>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6" w15:restartNumberingAfterBreak="0">
    <w:nsid w:val="0FFF6AE8"/>
    <w:multiLevelType w:val="hybridMultilevel"/>
    <w:tmpl w:val="60E0E5E8"/>
    <w:lvl w:ilvl="0" w:tplc="C3AE626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0913D8A"/>
    <w:multiLevelType w:val="hybridMultilevel"/>
    <w:tmpl w:val="009EF3DA"/>
    <w:lvl w:ilvl="0" w:tplc="4034630A">
      <w:start w:val="1"/>
      <w:numFmt w:val="decimal"/>
      <w:lvlText w:val="%1."/>
      <w:lvlJc w:val="left"/>
      <w:pPr>
        <w:ind w:left="864" w:hanging="360"/>
      </w:pPr>
      <w:rPr>
        <w:rFonts w:hint="default"/>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8" w15:restartNumberingAfterBreak="0">
    <w:nsid w:val="11F10151"/>
    <w:multiLevelType w:val="hybridMultilevel"/>
    <w:tmpl w:val="9A44D1C6"/>
    <w:lvl w:ilvl="0" w:tplc="B61AB73A">
      <w:start w:val="1"/>
      <w:numFmt w:val="decimal"/>
      <w:lvlText w:val="%1."/>
      <w:lvlJc w:val="left"/>
      <w:pPr>
        <w:ind w:left="1126" w:hanging="375"/>
      </w:pPr>
      <w:rPr>
        <w:rFonts w:hint="default"/>
      </w:rPr>
    </w:lvl>
    <w:lvl w:ilvl="1" w:tplc="04090019" w:tentative="1">
      <w:start w:val="1"/>
      <w:numFmt w:val="lowerLetter"/>
      <w:lvlText w:val="%2)"/>
      <w:lvlJc w:val="left"/>
      <w:pPr>
        <w:ind w:left="1591" w:hanging="420"/>
      </w:pPr>
    </w:lvl>
    <w:lvl w:ilvl="2" w:tplc="0409001B" w:tentative="1">
      <w:start w:val="1"/>
      <w:numFmt w:val="lowerRoman"/>
      <w:lvlText w:val="%3."/>
      <w:lvlJc w:val="right"/>
      <w:pPr>
        <w:ind w:left="2011" w:hanging="420"/>
      </w:pPr>
    </w:lvl>
    <w:lvl w:ilvl="3" w:tplc="0409000F" w:tentative="1">
      <w:start w:val="1"/>
      <w:numFmt w:val="decimal"/>
      <w:lvlText w:val="%4."/>
      <w:lvlJc w:val="left"/>
      <w:pPr>
        <w:ind w:left="2431" w:hanging="420"/>
      </w:pPr>
    </w:lvl>
    <w:lvl w:ilvl="4" w:tplc="04090019" w:tentative="1">
      <w:start w:val="1"/>
      <w:numFmt w:val="lowerLetter"/>
      <w:lvlText w:val="%5)"/>
      <w:lvlJc w:val="left"/>
      <w:pPr>
        <w:ind w:left="2851" w:hanging="420"/>
      </w:pPr>
    </w:lvl>
    <w:lvl w:ilvl="5" w:tplc="0409001B" w:tentative="1">
      <w:start w:val="1"/>
      <w:numFmt w:val="lowerRoman"/>
      <w:lvlText w:val="%6."/>
      <w:lvlJc w:val="right"/>
      <w:pPr>
        <w:ind w:left="3271" w:hanging="420"/>
      </w:pPr>
    </w:lvl>
    <w:lvl w:ilvl="6" w:tplc="0409000F" w:tentative="1">
      <w:start w:val="1"/>
      <w:numFmt w:val="decimal"/>
      <w:lvlText w:val="%7."/>
      <w:lvlJc w:val="left"/>
      <w:pPr>
        <w:ind w:left="3691" w:hanging="420"/>
      </w:pPr>
    </w:lvl>
    <w:lvl w:ilvl="7" w:tplc="04090019" w:tentative="1">
      <w:start w:val="1"/>
      <w:numFmt w:val="lowerLetter"/>
      <w:lvlText w:val="%8)"/>
      <w:lvlJc w:val="left"/>
      <w:pPr>
        <w:ind w:left="4111" w:hanging="420"/>
      </w:pPr>
    </w:lvl>
    <w:lvl w:ilvl="8" w:tplc="0409001B" w:tentative="1">
      <w:start w:val="1"/>
      <w:numFmt w:val="lowerRoman"/>
      <w:lvlText w:val="%9."/>
      <w:lvlJc w:val="right"/>
      <w:pPr>
        <w:ind w:left="4531" w:hanging="420"/>
      </w:pPr>
    </w:lvl>
  </w:abstractNum>
  <w:abstractNum w:abstractNumId="9" w15:restartNumberingAfterBreak="0">
    <w:nsid w:val="12C00AA6"/>
    <w:multiLevelType w:val="hybridMultilevel"/>
    <w:tmpl w:val="CAD4DDD4"/>
    <w:lvl w:ilvl="0" w:tplc="7B4CA594">
      <w:start w:val="1"/>
      <w:numFmt w:val="japaneseCounting"/>
      <w:lvlText w:val="%1、"/>
      <w:lvlJc w:val="left"/>
      <w:pPr>
        <w:ind w:left="697" w:hanging="720"/>
      </w:pPr>
      <w:rPr>
        <w:rFonts w:hint="default"/>
      </w:rPr>
    </w:lvl>
    <w:lvl w:ilvl="1" w:tplc="04090019" w:tentative="1">
      <w:start w:val="1"/>
      <w:numFmt w:val="lowerLetter"/>
      <w:lvlText w:val="%2)"/>
      <w:lvlJc w:val="left"/>
      <w:pPr>
        <w:ind w:left="817" w:hanging="420"/>
      </w:pPr>
    </w:lvl>
    <w:lvl w:ilvl="2" w:tplc="0409001B" w:tentative="1">
      <w:start w:val="1"/>
      <w:numFmt w:val="lowerRoman"/>
      <w:lvlText w:val="%3."/>
      <w:lvlJc w:val="right"/>
      <w:pPr>
        <w:ind w:left="1237" w:hanging="420"/>
      </w:pPr>
    </w:lvl>
    <w:lvl w:ilvl="3" w:tplc="0409000F" w:tentative="1">
      <w:start w:val="1"/>
      <w:numFmt w:val="decimal"/>
      <w:lvlText w:val="%4."/>
      <w:lvlJc w:val="left"/>
      <w:pPr>
        <w:ind w:left="1657" w:hanging="420"/>
      </w:pPr>
    </w:lvl>
    <w:lvl w:ilvl="4" w:tplc="04090019" w:tentative="1">
      <w:start w:val="1"/>
      <w:numFmt w:val="lowerLetter"/>
      <w:lvlText w:val="%5)"/>
      <w:lvlJc w:val="left"/>
      <w:pPr>
        <w:ind w:left="2077" w:hanging="420"/>
      </w:pPr>
    </w:lvl>
    <w:lvl w:ilvl="5" w:tplc="0409001B" w:tentative="1">
      <w:start w:val="1"/>
      <w:numFmt w:val="lowerRoman"/>
      <w:lvlText w:val="%6."/>
      <w:lvlJc w:val="right"/>
      <w:pPr>
        <w:ind w:left="2497" w:hanging="420"/>
      </w:pPr>
    </w:lvl>
    <w:lvl w:ilvl="6" w:tplc="0409000F" w:tentative="1">
      <w:start w:val="1"/>
      <w:numFmt w:val="decimal"/>
      <w:lvlText w:val="%7."/>
      <w:lvlJc w:val="left"/>
      <w:pPr>
        <w:ind w:left="2917" w:hanging="420"/>
      </w:pPr>
    </w:lvl>
    <w:lvl w:ilvl="7" w:tplc="04090019" w:tentative="1">
      <w:start w:val="1"/>
      <w:numFmt w:val="lowerLetter"/>
      <w:lvlText w:val="%8)"/>
      <w:lvlJc w:val="left"/>
      <w:pPr>
        <w:ind w:left="3337" w:hanging="420"/>
      </w:pPr>
    </w:lvl>
    <w:lvl w:ilvl="8" w:tplc="0409001B" w:tentative="1">
      <w:start w:val="1"/>
      <w:numFmt w:val="lowerRoman"/>
      <w:lvlText w:val="%9."/>
      <w:lvlJc w:val="right"/>
      <w:pPr>
        <w:ind w:left="3757" w:hanging="420"/>
      </w:pPr>
    </w:lvl>
  </w:abstractNum>
  <w:abstractNum w:abstractNumId="10" w15:restartNumberingAfterBreak="0">
    <w:nsid w:val="13107C1C"/>
    <w:multiLevelType w:val="hybridMultilevel"/>
    <w:tmpl w:val="FE9A2548"/>
    <w:lvl w:ilvl="0" w:tplc="BFB62CC8">
      <w:start w:val="1"/>
      <w:numFmt w:val="decimal"/>
      <w:lvlText w:val="%1."/>
      <w:lvlJc w:val="left"/>
      <w:pPr>
        <w:ind w:left="866" w:hanging="360"/>
      </w:pPr>
      <w:rPr>
        <w:rFonts w:hint="default"/>
        <w:b w:val="0"/>
      </w:rPr>
    </w:lvl>
    <w:lvl w:ilvl="1" w:tplc="04090019" w:tentative="1">
      <w:start w:val="1"/>
      <w:numFmt w:val="lowerLetter"/>
      <w:lvlText w:val="%2)"/>
      <w:lvlJc w:val="left"/>
      <w:pPr>
        <w:ind w:left="1346" w:hanging="420"/>
      </w:pPr>
    </w:lvl>
    <w:lvl w:ilvl="2" w:tplc="0409001B" w:tentative="1">
      <w:start w:val="1"/>
      <w:numFmt w:val="lowerRoman"/>
      <w:lvlText w:val="%3."/>
      <w:lvlJc w:val="right"/>
      <w:pPr>
        <w:ind w:left="1766" w:hanging="420"/>
      </w:pPr>
    </w:lvl>
    <w:lvl w:ilvl="3" w:tplc="0409000F" w:tentative="1">
      <w:start w:val="1"/>
      <w:numFmt w:val="decimal"/>
      <w:lvlText w:val="%4."/>
      <w:lvlJc w:val="left"/>
      <w:pPr>
        <w:ind w:left="2186" w:hanging="420"/>
      </w:pPr>
    </w:lvl>
    <w:lvl w:ilvl="4" w:tplc="04090019" w:tentative="1">
      <w:start w:val="1"/>
      <w:numFmt w:val="lowerLetter"/>
      <w:lvlText w:val="%5)"/>
      <w:lvlJc w:val="left"/>
      <w:pPr>
        <w:ind w:left="2606" w:hanging="420"/>
      </w:pPr>
    </w:lvl>
    <w:lvl w:ilvl="5" w:tplc="0409001B" w:tentative="1">
      <w:start w:val="1"/>
      <w:numFmt w:val="lowerRoman"/>
      <w:lvlText w:val="%6."/>
      <w:lvlJc w:val="right"/>
      <w:pPr>
        <w:ind w:left="3026" w:hanging="420"/>
      </w:pPr>
    </w:lvl>
    <w:lvl w:ilvl="6" w:tplc="0409000F" w:tentative="1">
      <w:start w:val="1"/>
      <w:numFmt w:val="decimal"/>
      <w:lvlText w:val="%7."/>
      <w:lvlJc w:val="left"/>
      <w:pPr>
        <w:ind w:left="3446" w:hanging="420"/>
      </w:pPr>
    </w:lvl>
    <w:lvl w:ilvl="7" w:tplc="04090019" w:tentative="1">
      <w:start w:val="1"/>
      <w:numFmt w:val="lowerLetter"/>
      <w:lvlText w:val="%8)"/>
      <w:lvlJc w:val="left"/>
      <w:pPr>
        <w:ind w:left="3866" w:hanging="420"/>
      </w:pPr>
    </w:lvl>
    <w:lvl w:ilvl="8" w:tplc="0409001B" w:tentative="1">
      <w:start w:val="1"/>
      <w:numFmt w:val="lowerRoman"/>
      <w:lvlText w:val="%9."/>
      <w:lvlJc w:val="right"/>
      <w:pPr>
        <w:ind w:left="4286" w:hanging="420"/>
      </w:pPr>
    </w:lvl>
  </w:abstractNum>
  <w:abstractNum w:abstractNumId="11" w15:restartNumberingAfterBreak="0">
    <w:nsid w:val="14384E46"/>
    <w:multiLevelType w:val="hybridMultilevel"/>
    <w:tmpl w:val="3482CE96"/>
    <w:lvl w:ilvl="0" w:tplc="1D3274F8">
      <w:start w:val="1"/>
      <w:numFmt w:val="decimal"/>
      <w:lvlText w:val="（%1）"/>
      <w:lvlJc w:val="left"/>
      <w:pPr>
        <w:ind w:left="900" w:hanging="42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1E1A15D3"/>
    <w:multiLevelType w:val="hybridMultilevel"/>
    <w:tmpl w:val="3CDC4FD8"/>
    <w:lvl w:ilvl="0" w:tplc="8F507D66">
      <w:start w:val="1"/>
      <w:numFmt w:val="decimal"/>
      <w:lvlText w:val="%1)"/>
      <w:lvlJc w:val="left"/>
      <w:pPr>
        <w:ind w:left="1330" w:hanging="85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22926EC6"/>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5085CE8"/>
    <w:multiLevelType w:val="hybridMultilevel"/>
    <w:tmpl w:val="634E3CE4"/>
    <w:lvl w:ilvl="0" w:tplc="2D3492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F660D2A"/>
    <w:multiLevelType w:val="hybridMultilevel"/>
    <w:tmpl w:val="F2C0386A"/>
    <w:lvl w:ilvl="0" w:tplc="67967458">
      <w:start w:val="1"/>
      <w:numFmt w:val="decimal"/>
      <w:lvlText w:val="%1."/>
      <w:lvlJc w:val="left"/>
      <w:pPr>
        <w:ind w:left="1111" w:hanging="360"/>
      </w:pPr>
      <w:rPr>
        <w:rFonts w:ascii="宋体" w:eastAsia="宋体" w:hAnsi="宋体" w:hint="default"/>
        <w:sz w:val="24"/>
      </w:rPr>
    </w:lvl>
    <w:lvl w:ilvl="1" w:tplc="04090019" w:tentative="1">
      <w:start w:val="1"/>
      <w:numFmt w:val="lowerLetter"/>
      <w:lvlText w:val="%2)"/>
      <w:lvlJc w:val="left"/>
      <w:pPr>
        <w:ind w:left="1591" w:hanging="420"/>
      </w:pPr>
    </w:lvl>
    <w:lvl w:ilvl="2" w:tplc="0409001B" w:tentative="1">
      <w:start w:val="1"/>
      <w:numFmt w:val="lowerRoman"/>
      <w:lvlText w:val="%3."/>
      <w:lvlJc w:val="right"/>
      <w:pPr>
        <w:ind w:left="2011" w:hanging="420"/>
      </w:pPr>
    </w:lvl>
    <w:lvl w:ilvl="3" w:tplc="0409000F" w:tentative="1">
      <w:start w:val="1"/>
      <w:numFmt w:val="decimal"/>
      <w:lvlText w:val="%4."/>
      <w:lvlJc w:val="left"/>
      <w:pPr>
        <w:ind w:left="2431" w:hanging="420"/>
      </w:pPr>
    </w:lvl>
    <w:lvl w:ilvl="4" w:tplc="04090019" w:tentative="1">
      <w:start w:val="1"/>
      <w:numFmt w:val="lowerLetter"/>
      <w:lvlText w:val="%5)"/>
      <w:lvlJc w:val="left"/>
      <w:pPr>
        <w:ind w:left="2851" w:hanging="420"/>
      </w:pPr>
    </w:lvl>
    <w:lvl w:ilvl="5" w:tplc="0409001B" w:tentative="1">
      <w:start w:val="1"/>
      <w:numFmt w:val="lowerRoman"/>
      <w:lvlText w:val="%6."/>
      <w:lvlJc w:val="right"/>
      <w:pPr>
        <w:ind w:left="3271" w:hanging="420"/>
      </w:pPr>
    </w:lvl>
    <w:lvl w:ilvl="6" w:tplc="0409000F" w:tentative="1">
      <w:start w:val="1"/>
      <w:numFmt w:val="decimal"/>
      <w:lvlText w:val="%7."/>
      <w:lvlJc w:val="left"/>
      <w:pPr>
        <w:ind w:left="3691" w:hanging="420"/>
      </w:pPr>
    </w:lvl>
    <w:lvl w:ilvl="7" w:tplc="04090019" w:tentative="1">
      <w:start w:val="1"/>
      <w:numFmt w:val="lowerLetter"/>
      <w:lvlText w:val="%8)"/>
      <w:lvlJc w:val="left"/>
      <w:pPr>
        <w:ind w:left="4111" w:hanging="420"/>
      </w:pPr>
    </w:lvl>
    <w:lvl w:ilvl="8" w:tplc="0409001B" w:tentative="1">
      <w:start w:val="1"/>
      <w:numFmt w:val="lowerRoman"/>
      <w:lvlText w:val="%9."/>
      <w:lvlJc w:val="right"/>
      <w:pPr>
        <w:ind w:left="4531" w:hanging="420"/>
      </w:pPr>
    </w:lvl>
  </w:abstractNum>
  <w:abstractNum w:abstractNumId="16" w15:restartNumberingAfterBreak="0">
    <w:nsid w:val="30B71743"/>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31FF41FC"/>
    <w:multiLevelType w:val="hybridMultilevel"/>
    <w:tmpl w:val="66C05D6A"/>
    <w:lvl w:ilvl="0" w:tplc="6AFEFCF2">
      <w:start w:val="1"/>
      <w:numFmt w:val="decimal"/>
      <w:lvlText w:val="%1、"/>
      <w:lvlJc w:val="left"/>
      <w:pPr>
        <w:ind w:left="1304" w:hanging="720"/>
      </w:pPr>
      <w:rPr>
        <w:rFonts w:hint="default"/>
      </w:rPr>
    </w:lvl>
    <w:lvl w:ilvl="1" w:tplc="04090019" w:tentative="1">
      <w:start w:val="1"/>
      <w:numFmt w:val="lowerLetter"/>
      <w:lvlText w:val="%2)"/>
      <w:lvlJc w:val="left"/>
      <w:pPr>
        <w:ind w:left="1424" w:hanging="420"/>
      </w:pPr>
    </w:lvl>
    <w:lvl w:ilvl="2" w:tplc="0409001B" w:tentative="1">
      <w:start w:val="1"/>
      <w:numFmt w:val="lowerRoman"/>
      <w:lvlText w:val="%3."/>
      <w:lvlJc w:val="right"/>
      <w:pPr>
        <w:ind w:left="1844" w:hanging="420"/>
      </w:pPr>
    </w:lvl>
    <w:lvl w:ilvl="3" w:tplc="0409000F" w:tentative="1">
      <w:start w:val="1"/>
      <w:numFmt w:val="decimal"/>
      <w:lvlText w:val="%4."/>
      <w:lvlJc w:val="left"/>
      <w:pPr>
        <w:ind w:left="2264" w:hanging="420"/>
      </w:pPr>
    </w:lvl>
    <w:lvl w:ilvl="4" w:tplc="04090019" w:tentative="1">
      <w:start w:val="1"/>
      <w:numFmt w:val="lowerLetter"/>
      <w:lvlText w:val="%5)"/>
      <w:lvlJc w:val="left"/>
      <w:pPr>
        <w:ind w:left="2684" w:hanging="420"/>
      </w:pPr>
    </w:lvl>
    <w:lvl w:ilvl="5" w:tplc="0409001B" w:tentative="1">
      <w:start w:val="1"/>
      <w:numFmt w:val="lowerRoman"/>
      <w:lvlText w:val="%6."/>
      <w:lvlJc w:val="right"/>
      <w:pPr>
        <w:ind w:left="3104" w:hanging="420"/>
      </w:pPr>
    </w:lvl>
    <w:lvl w:ilvl="6" w:tplc="0409000F" w:tentative="1">
      <w:start w:val="1"/>
      <w:numFmt w:val="decimal"/>
      <w:lvlText w:val="%7."/>
      <w:lvlJc w:val="left"/>
      <w:pPr>
        <w:ind w:left="3524" w:hanging="420"/>
      </w:pPr>
    </w:lvl>
    <w:lvl w:ilvl="7" w:tplc="04090019" w:tentative="1">
      <w:start w:val="1"/>
      <w:numFmt w:val="lowerLetter"/>
      <w:lvlText w:val="%8)"/>
      <w:lvlJc w:val="left"/>
      <w:pPr>
        <w:ind w:left="3944" w:hanging="420"/>
      </w:pPr>
    </w:lvl>
    <w:lvl w:ilvl="8" w:tplc="0409001B" w:tentative="1">
      <w:start w:val="1"/>
      <w:numFmt w:val="lowerRoman"/>
      <w:lvlText w:val="%9."/>
      <w:lvlJc w:val="right"/>
      <w:pPr>
        <w:ind w:left="4364" w:hanging="420"/>
      </w:pPr>
    </w:lvl>
  </w:abstractNum>
  <w:abstractNum w:abstractNumId="18" w15:restartNumberingAfterBreak="0">
    <w:nsid w:val="36B33F7D"/>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39A95767"/>
    <w:multiLevelType w:val="hybridMultilevel"/>
    <w:tmpl w:val="168E912C"/>
    <w:lvl w:ilvl="0" w:tplc="56EABEAA">
      <w:start w:val="1"/>
      <w:numFmt w:val="decimal"/>
      <w:lvlText w:val="%1."/>
      <w:lvlJc w:val="left"/>
      <w:pPr>
        <w:ind w:left="1110" w:hanging="360"/>
      </w:pPr>
      <w:rPr>
        <w:rFonts w:hint="default"/>
      </w:rPr>
    </w:lvl>
    <w:lvl w:ilvl="1" w:tplc="04090019" w:tentative="1">
      <w:start w:val="1"/>
      <w:numFmt w:val="lowerLetter"/>
      <w:lvlText w:val="%2)"/>
      <w:lvlJc w:val="left"/>
      <w:pPr>
        <w:ind w:left="1590" w:hanging="420"/>
      </w:pPr>
    </w:lvl>
    <w:lvl w:ilvl="2" w:tplc="0409001B" w:tentative="1">
      <w:start w:val="1"/>
      <w:numFmt w:val="lowerRoman"/>
      <w:lvlText w:val="%3."/>
      <w:lvlJc w:val="right"/>
      <w:pPr>
        <w:ind w:left="2010" w:hanging="420"/>
      </w:pPr>
    </w:lvl>
    <w:lvl w:ilvl="3" w:tplc="0409000F" w:tentative="1">
      <w:start w:val="1"/>
      <w:numFmt w:val="decimal"/>
      <w:lvlText w:val="%4."/>
      <w:lvlJc w:val="left"/>
      <w:pPr>
        <w:ind w:left="2430" w:hanging="420"/>
      </w:pPr>
    </w:lvl>
    <w:lvl w:ilvl="4" w:tplc="04090019" w:tentative="1">
      <w:start w:val="1"/>
      <w:numFmt w:val="lowerLetter"/>
      <w:lvlText w:val="%5)"/>
      <w:lvlJc w:val="left"/>
      <w:pPr>
        <w:ind w:left="2850" w:hanging="420"/>
      </w:pPr>
    </w:lvl>
    <w:lvl w:ilvl="5" w:tplc="0409001B" w:tentative="1">
      <w:start w:val="1"/>
      <w:numFmt w:val="lowerRoman"/>
      <w:lvlText w:val="%6."/>
      <w:lvlJc w:val="right"/>
      <w:pPr>
        <w:ind w:left="3270" w:hanging="420"/>
      </w:pPr>
    </w:lvl>
    <w:lvl w:ilvl="6" w:tplc="0409000F" w:tentative="1">
      <w:start w:val="1"/>
      <w:numFmt w:val="decimal"/>
      <w:lvlText w:val="%7."/>
      <w:lvlJc w:val="left"/>
      <w:pPr>
        <w:ind w:left="3690" w:hanging="420"/>
      </w:pPr>
    </w:lvl>
    <w:lvl w:ilvl="7" w:tplc="04090019" w:tentative="1">
      <w:start w:val="1"/>
      <w:numFmt w:val="lowerLetter"/>
      <w:lvlText w:val="%8)"/>
      <w:lvlJc w:val="left"/>
      <w:pPr>
        <w:ind w:left="4110" w:hanging="420"/>
      </w:pPr>
    </w:lvl>
    <w:lvl w:ilvl="8" w:tplc="0409001B" w:tentative="1">
      <w:start w:val="1"/>
      <w:numFmt w:val="lowerRoman"/>
      <w:lvlText w:val="%9."/>
      <w:lvlJc w:val="right"/>
      <w:pPr>
        <w:ind w:left="4530" w:hanging="420"/>
      </w:pPr>
    </w:lvl>
  </w:abstractNum>
  <w:abstractNum w:abstractNumId="20" w15:restartNumberingAfterBreak="0">
    <w:nsid w:val="3D42517A"/>
    <w:multiLevelType w:val="hybridMultilevel"/>
    <w:tmpl w:val="A9CA231E"/>
    <w:lvl w:ilvl="0" w:tplc="2AF2F620">
      <w:start w:val="1"/>
      <w:numFmt w:val="japaneseCounting"/>
      <w:lvlText w:val="%1."/>
      <w:lvlJc w:val="left"/>
      <w:pPr>
        <w:ind w:left="996" w:hanging="372"/>
      </w:pPr>
      <w:rPr>
        <w:rFonts w:hint="default"/>
      </w:rPr>
    </w:lvl>
    <w:lvl w:ilvl="1" w:tplc="04090019" w:tentative="1">
      <w:start w:val="1"/>
      <w:numFmt w:val="lowerLetter"/>
      <w:lvlText w:val="%2)"/>
      <w:lvlJc w:val="left"/>
      <w:pPr>
        <w:ind w:left="1464" w:hanging="420"/>
      </w:pPr>
    </w:lvl>
    <w:lvl w:ilvl="2" w:tplc="0409001B" w:tentative="1">
      <w:start w:val="1"/>
      <w:numFmt w:val="lowerRoman"/>
      <w:lvlText w:val="%3."/>
      <w:lvlJc w:val="right"/>
      <w:pPr>
        <w:ind w:left="1884" w:hanging="420"/>
      </w:pPr>
    </w:lvl>
    <w:lvl w:ilvl="3" w:tplc="0409000F" w:tentative="1">
      <w:start w:val="1"/>
      <w:numFmt w:val="decimal"/>
      <w:lvlText w:val="%4."/>
      <w:lvlJc w:val="left"/>
      <w:pPr>
        <w:ind w:left="2304" w:hanging="420"/>
      </w:pPr>
    </w:lvl>
    <w:lvl w:ilvl="4" w:tplc="04090019" w:tentative="1">
      <w:start w:val="1"/>
      <w:numFmt w:val="lowerLetter"/>
      <w:lvlText w:val="%5)"/>
      <w:lvlJc w:val="left"/>
      <w:pPr>
        <w:ind w:left="2724" w:hanging="420"/>
      </w:pPr>
    </w:lvl>
    <w:lvl w:ilvl="5" w:tplc="0409001B" w:tentative="1">
      <w:start w:val="1"/>
      <w:numFmt w:val="lowerRoman"/>
      <w:lvlText w:val="%6."/>
      <w:lvlJc w:val="right"/>
      <w:pPr>
        <w:ind w:left="3144" w:hanging="420"/>
      </w:pPr>
    </w:lvl>
    <w:lvl w:ilvl="6" w:tplc="0409000F" w:tentative="1">
      <w:start w:val="1"/>
      <w:numFmt w:val="decimal"/>
      <w:lvlText w:val="%7."/>
      <w:lvlJc w:val="left"/>
      <w:pPr>
        <w:ind w:left="3564" w:hanging="420"/>
      </w:pPr>
    </w:lvl>
    <w:lvl w:ilvl="7" w:tplc="04090019" w:tentative="1">
      <w:start w:val="1"/>
      <w:numFmt w:val="lowerLetter"/>
      <w:lvlText w:val="%8)"/>
      <w:lvlJc w:val="left"/>
      <w:pPr>
        <w:ind w:left="3984" w:hanging="420"/>
      </w:pPr>
    </w:lvl>
    <w:lvl w:ilvl="8" w:tplc="0409001B" w:tentative="1">
      <w:start w:val="1"/>
      <w:numFmt w:val="lowerRoman"/>
      <w:lvlText w:val="%9."/>
      <w:lvlJc w:val="right"/>
      <w:pPr>
        <w:ind w:left="4404" w:hanging="420"/>
      </w:pPr>
    </w:lvl>
  </w:abstractNum>
  <w:abstractNum w:abstractNumId="21" w15:restartNumberingAfterBreak="0">
    <w:nsid w:val="3E6D0ED1"/>
    <w:multiLevelType w:val="multilevel"/>
    <w:tmpl w:val="1A58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B50286"/>
    <w:multiLevelType w:val="hybridMultilevel"/>
    <w:tmpl w:val="0F64D036"/>
    <w:lvl w:ilvl="0" w:tplc="E68C0D82">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49230BC5"/>
    <w:multiLevelType w:val="hybridMultilevel"/>
    <w:tmpl w:val="95B028D4"/>
    <w:lvl w:ilvl="0" w:tplc="3B0C90B2">
      <w:start w:val="1"/>
      <w:numFmt w:val="decimal"/>
      <w:lvlText w:val="%1."/>
      <w:lvlJc w:val="left"/>
      <w:pPr>
        <w:ind w:left="870" w:hanging="360"/>
      </w:pPr>
      <w:rPr>
        <w:rFonts w:hint="default"/>
      </w:rPr>
    </w:lvl>
    <w:lvl w:ilvl="1" w:tplc="04090019" w:tentative="1">
      <w:start w:val="1"/>
      <w:numFmt w:val="lowerLetter"/>
      <w:lvlText w:val="%2)"/>
      <w:lvlJc w:val="left"/>
      <w:pPr>
        <w:ind w:left="1350" w:hanging="420"/>
      </w:pPr>
    </w:lvl>
    <w:lvl w:ilvl="2" w:tplc="0409001B" w:tentative="1">
      <w:start w:val="1"/>
      <w:numFmt w:val="lowerRoman"/>
      <w:lvlText w:val="%3."/>
      <w:lvlJc w:val="right"/>
      <w:pPr>
        <w:ind w:left="1770" w:hanging="420"/>
      </w:pPr>
    </w:lvl>
    <w:lvl w:ilvl="3" w:tplc="0409000F" w:tentative="1">
      <w:start w:val="1"/>
      <w:numFmt w:val="decimal"/>
      <w:lvlText w:val="%4."/>
      <w:lvlJc w:val="left"/>
      <w:pPr>
        <w:ind w:left="2190" w:hanging="420"/>
      </w:pPr>
    </w:lvl>
    <w:lvl w:ilvl="4" w:tplc="04090019" w:tentative="1">
      <w:start w:val="1"/>
      <w:numFmt w:val="lowerLetter"/>
      <w:lvlText w:val="%5)"/>
      <w:lvlJc w:val="left"/>
      <w:pPr>
        <w:ind w:left="2610" w:hanging="420"/>
      </w:pPr>
    </w:lvl>
    <w:lvl w:ilvl="5" w:tplc="0409001B" w:tentative="1">
      <w:start w:val="1"/>
      <w:numFmt w:val="lowerRoman"/>
      <w:lvlText w:val="%6."/>
      <w:lvlJc w:val="right"/>
      <w:pPr>
        <w:ind w:left="3030" w:hanging="420"/>
      </w:pPr>
    </w:lvl>
    <w:lvl w:ilvl="6" w:tplc="0409000F" w:tentative="1">
      <w:start w:val="1"/>
      <w:numFmt w:val="decimal"/>
      <w:lvlText w:val="%7."/>
      <w:lvlJc w:val="left"/>
      <w:pPr>
        <w:ind w:left="3450" w:hanging="420"/>
      </w:pPr>
    </w:lvl>
    <w:lvl w:ilvl="7" w:tplc="04090019" w:tentative="1">
      <w:start w:val="1"/>
      <w:numFmt w:val="lowerLetter"/>
      <w:lvlText w:val="%8)"/>
      <w:lvlJc w:val="left"/>
      <w:pPr>
        <w:ind w:left="3870" w:hanging="420"/>
      </w:pPr>
    </w:lvl>
    <w:lvl w:ilvl="8" w:tplc="0409001B" w:tentative="1">
      <w:start w:val="1"/>
      <w:numFmt w:val="lowerRoman"/>
      <w:lvlText w:val="%9."/>
      <w:lvlJc w:val="right"/>
      <w:pPr>
        <w:ind w:left="4290" w:hanging="420"/>
      </w:pPr>
    </w:lvl>
  </w:abstractNum>
  <w:abstractNum w:abstractNumId="24" w15:restartNumberingAfterBreak="0">
    <w:nsid w:val="4BDD0FED"/>
    <w:multiLevelType w:val="hybridMultilevel"/>
    <w:tmpl w:val="D00A9516"/>
    <w:lvl w:ilvl="0" w:tplc="D9844C32">
      <w:start w:val="1"/>
      <w:numFmt w:val="decimal"/>
      <w:lvlText w:val="%1、"/>
      <w:lvlJc w:val="left"/>
      <w:pPr>
        <w:ind w:left="1304" w:hanging="720"/>
      </w:pPr>
      <w:rPr>
        <w:rFonts w:hint="default"/>
        <w:b w:val="0"/>
      </w:rPr>
    </w:lvl>
    <w:lvl w:ilvl="1" w:tplc="04090019" w:tentative="1">
      <w:start w:val="1"/>
      <w:numFmt w:val="lowerLetter"/>
      <w:lvlText w:val="%2)"/>
      <w:lvlJc w:val="left"/>
      <w:pPr>
        <w:ind w:left="1424" w:hanging="420"/>
      </w:pPr>
    </w:lvl>
    <w:lvl w:ilvl="2" w:tplc="0409001B" w:tentative="1">
      <w:start w:val="1"/>
      <w:numFmt w:val="lowerRoman"/>
      <w:lvlText w:val="%3."/>
      <w:lvlJc w:val="right"/>
      <w:pPr>
        <w:ind w:left="1844" w:hanging="420"/>
      </w:pPr>
    </w:lvl>
    <w:lvl w:ilvl="3" w:tplc="0409000F" w:tentative="1">
      <w:start w:val="1"/>
      <w:numFmt w:val="decimal"/>
      <w:lvlText w:val="%4."/>
      <w:lvlJc w:val="left"/>
      <w:pPr>
        <w:ind w:left="2264" w:hanging="420"/>
      </w:pPr>
    </w:lvl>
    <w:lvl w:ilvl="4" w:tplc="04090019" w:tentative="1">
      <w:start w:val="1"/>
      <w:numFmt w:val="lowerLetter"/>
      <w:lvlText w:val="%5)"/>
      <w:lvlJc w:val="left"/>
      <w:pPr>
        <w:ind w:left="2684" w:hanging="420"/>
      </w:pPr>
    </w:lvl>
    <w:lvl w:ilvl="5" w:tplc="0409001B" w:tentative="1">
      <w:start w:val="1"/>
      <w:numFmt w:val="lowerRoman"/>
      <w:lvlText w:val="%6."/>
      <w:lvlJc w:val="right"/>
      <w:pPr>
        <w:ind w:left="3104" w:hanging="420"/>
      </w:pPr>
    </w:lvl>
    <w:lvl w:ilvl="6" w:tplc="0409000F" w:tentative="1">
      <w:start w:val="1"/>
      <w:numFmt w:val="decimal"/>
      <w:lvlText w:val="%7."/>
      <w:lvlJc w:val="left"/>
      <w:pPr>
        <w:ind w:left="3524" w:hanging="420"/>
      </w:pPr>
    </w:lvl>
    <w:lvl w:ilvl="7" w:tplc="04090019" w:tentative="1">
      <w:start w:val="1"/>
      <w:numFmt w:val="lowerLetter"/>
      <w:lvlText w:val="%8)"/>
      <w:lvlJc w:val="left"/>
      <w:pPr>
        <w:ind w:left="3944" w:hanging="420"/>
      </w:pPr>
    </w:lvl>
    <w:lvl w:ilvl="8" w:tplc="0409001B" w:tentative="1">
      <w:start w:val="1"/>
      <w:numFmt w:val="lowerRoman"/>
      <w:lvlText w:val="%9."/>
      <w:lvlJc w:val="right"/>
      <w:pPr>
        <w:ind w:left="4364" w:hanging="420"/>
      </w:pPr>
    </w:lvl>
  </w:abstractNum>
  <w:abstractNum w:abstractNumId="25" w15:restartNumberingAfterBreak="0">
    <w:nsid w:val="4C646EF2"/>
    <w:multiLevelType w:val="hybridMultilevel"/>
    <w:tmpl w:val="C4E63478"/>
    <w:lvl w:ilvl="0" w:tplc="888CF746">
      <w:start w:val="1"/>
      <w:numFmt w:val="decimal"/>
      <w:lvlText w:val="%1."/>
      <w:lvlJc w:val="left"/>
      <w:pPr>
        <w:ind w:left="870" w:hanging="360"/>
      </w:pPr>
      <w:rPr>
        <w:rFonts w:hint="default"/>
      </w:rPr>
    </w:lvl>
    <w:lvl w:ilvl="1" w:tplc="04090019" w:tentative="1">
      <w:start w:val="1"/>
      <w:numFmt w:val="lowerLetter"/>
      <w:lvlText w:val="%2)"/>
      <w:lvlJc w:val="left"/>
      <w:pPr>
        <w:ind w:left="1350" w:hanging="420"/>
      </w:pPr>
    </w:lvl>
    <w:lvl w:ilvl="2" w:tplc="0409001B" w:tentative="1">
      <w:start w:val="1"/>
      <w:numFmt w:val="lowerRoman"/>
      <w:lvlText w:val="%3."/>
      <w:lvlJc w:val="right"/>
      <w:pPr>
        <w:ind w:left="1770" w:hanging="420"/>
      </w:pPr>
    </w:lvl>
    <w:lvl w:ilvl="3" w:tplc="0409000F" w:tentative="1">
      <w:start w:val="1"/>
      <w:numFmt w:val="decimal"/>
      <w:lvlText w:val="%4."/>
      <w:lvlJc w:val="left"/>
      <w:pPr>
        <w:ind w:left="2190" w:hanging="420"/>
      </w:pPr>
    </w:lvl>
    <w:lvl w:ilvl="4" w:tplc="04090019" w:tentative="1">
      <w:start w:val="1"/>
      <w:numFmt w:val="lowerLetter"/>
      <w:lvlText w:val="%5)"/>
      <w:lvlJc w:val="left"/>
      <w:pPr>
        <w:ind w:left="2610" w:hanging="420"/>
      </w:pPr>
    </w:lvl>
    <w:lvl w:ilvl="5" w:tplc="0409001B" w:tentative="1">
      <w:start w:val="1"/>
      <w:numFmt w:val="lowerRoman"/>
      <w:lvlText w:val="%6."/>
      <w:lvlJc w:val="right"/>
      <w:pPr>
        <w:ind w:left="3030" w:hanging="420"/>
      </w:pPr>
    </w:lvl>
    <w:lvl w:ilvl="6" w:tplc="0409000F" w:tentative="1">
      <w:start w:val="1"/>
      <w:numFmt w:val="decimal"/>
      <w:lvlText w:val="%7."/>
      <w:lvlJc w:val="left"/>
      <w:pPr>
        <w:ind w:left="3450" w:hanging="420"/>
      </w:pPr>
    </w:lvl>
    <w:lvl w:ilvl="7" w:tplc="04090019" w:tentative="1">
      <w:start w:val="1"/>
      <w:numFmt w:val="lowerLetter"/>
      <w:lvlText w:val="%8)"/>
      <w:lvlJc w:val="left"/>
      <w:pPr>
        <w:ind w:left="3870" w:hanging="420"/>
      </w:pPr>
    </w:lvl>
    <w:lvl w:ilvl="8" w:tplc="0409001B" w:tentative="1">
      <w:start w:val="1"/>
      <w:numFmt w:val="lowerRoman"/>
      <w:lvlText w:val="%9."/>
      <w:lvlJc w:val="right"/>
      <w:pPr>
        <w:ind w:left="4290" w:hanging="420"/>
      </w:pPr>
    </w:lvl>
  </w:abstractNum>
  <w:abstractNum w:abstractNumId="26" w15:restartNumberingAfterBreak="0">
    <w:nsid w:val="4D4D3A42"/>
    <w:multiLevelType w:val="hybridMultilevel"/>
    <w:tmpl w:val="FACE58EC"/>
    <w:lvl w:ilvl="0" w:tplc="E01ACF0E">
      <w:start w:val="1"/>
      <w:numFmt w:val="decimal"/>
      <w:lvlText w:val="%1."/>
      <w:lvlJc w:val="left"/>
      <w:pPr>
        <w:ind w:left="864" w:hanging="360"/>
      </w:pPr>
      <w:rPr>
        <w:rFonts w:ascii="宋体" w:eastAsia="宋体" w:hAnsi="宋体" w:hint="default"/>
        <w:sz w:val="24"/>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27" w15:restartNumberingAfterBreak="0">
    <w:nsid w:val="50434E38"/>
    <w:multiLevelType w:val="hybridMultilevel"/>
    <w:tmpl w:val="FDA421C0"/>
    <w:lvl w:ilvl="0" w:tplc="1D3274F8">
      <w:start w:val="1"/>
      <w:numFmt w:val="decimal"/>
      <w:lvlText w:val="（%1）"/>
      <w:lvlJc w:val="left"/>
      <w:pPr>
        <w:ind w:left="1320" w:hanging="84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51976336"/>
    <w:multiLevelType w:val="hybridMultilevel"/>
    <w:tmpl w:val="3CDC4FD8"/>
    <w:lvl w:ilvl="0" w:tplc="8F507D66">
      <w:start w:val="1"/>
      <w:numFmt w:val="decimal"/>
      <w:lvlText w:val="%1)"/>
      <w:lvlJc w:val="left"/>
      <w:pPr>
        <w:ind w:left="1330" w:hanging="85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575C38AD"/>
    <w:multiLevelType w:val="hybridMultilevel"/>
    <w:tmpl w:val="0BDE98C4"/>
    <w:lvl w:ilvl="0" w:tplc="101AFAD2">
      <w:start w:val="1"/>
      <w:numFmt w:val="decimal"/>
      <w:lvlText w:val="%1."/>
      <w:lvlJc w:val="left"/>
      <w:pPr>
        <w:ind w:left="864" w:hanging="360"/>
      </w:pPr>
      <w:rPr>
        <w:rFonts w:ascii="宋体" w:eastAsia="宋体" w:hAnsi="宋体" w:hint="default"/>
        <w:sz w:val="24"/>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30" w15:restartNumberingAfterBreak="0">
    <w:nsid w:val="58452760"/>
    <w:multiLevelType w:val="hybridMultilevel"/>
    <w:tmpl w:val="3CDC4FD8"/>
    <w:lvl w:ilvl="0" w:tplc="8F507D66">
      <w:start w:val="1"/>
      <w:numFmt w:val="decimal"/>
      <w:lvlText w:val="%1)"/>
      <w:lvlJc w:val="left"/>
      <w:pPr>
        <w:ind w:left="1330" w:hanging="85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5A302245"/>
    <w:multiLevelType w:val="hybridMultilevel"/>
    <w:tmpl w:val="ED825C72"/>
    <w:lvl w:ilvl="0" w:tplc="5E30D18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5D485B2F"/>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5EEB172E"/>
    <w:multiLevelType w:val="multilevel"/>
    <w:tmpl w:val="F4E6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65488F"/>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61217765"/>
    <w:multiLevelType w:val="multilevel"/>
    <w:tmpl w:val="51DE0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0A4AB2"/>
    <w:multiLevelType w:val="hybridMultilevel"/>
    <w:tmpl w:val="2716DFB4"/>
    <w:lvl w:ilvl="0" w:tplc="1346B3BE">
      <w:start w:val="1"/>
      <w:numFmt w:val="decimal"/>
      <w:lvlText w:val="%1."/>
      <w:lvlJc w:val="left"/>
      <w:pPr>
        <w:ind w:left="864" w:hanging="360"/>
      </w:pPr>
      <w:rPr>
        <w:rFonts w:hint="default"/>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37" w15:restartNumberingAfterBreak="0">
    <w:nsid w:val="6B8D3F9C"/>
    <w:multiLevelType w:val="hybridMultilevel"/>
    <w:tmpl w:val="17BE56B2"/>
    <w:lvl w:ilvl="0" w:tplc="1D3274F8">
      <w:start w:val="1"/>
      <w:numFmt w:val="decimal"/>
      <w:lvlText w:val="（%1）"/>
      <w:lvlJc w:val="left"/>
      <w:pPr>
        <w:ind w:left="1320" w:hanging="84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6F6F57B8"/>
    <w:multiLevelType w:val="hybridMultilevel"/>
    <w:tmpl w:val="13DC3CC4"/>
    <w:lvl w:ilvl="0" w:tplc="F37A2710">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3457CEC"/>
    <w:multiLevelType w:val="hybridMultilevel"/>
    <w:tmpl w:val="696257D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 w15:restartNumberingAfterBreak="0">
    <w:nsid w:val="7608613C"/>
    <w:multiLevelType w:val="hybridMultilevel"/>
    <w:tmpl w:val="EF72AD7A"/>
    <w:lvl w:ilvl="0" w:tplc="61C8B0FA">
      <w:start w:val="1"/>
      <w:numFmt w:val="decimal"/>
      <w:lvlText w:val="（%1）"/>
      <w:lvlJc w:val="left"/>
      <w:pPr>
        <w:ind w:left="900" w:hanging="420"/>
      </w:pPr>
      <w:rPr>
        <w:rFonts w:ascii="Calibri" w:eastAsia="宋体" w:hAnsi="Calibri" w:cs="Times New Roman"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6DC27B3"/>
    <w:multiLevelType w:val="hybridMultilevel"/>
    <w:tmpl w:val="A7887F74"/>
    <w:lvl w:ilvl="0" w:tplc="8FAAE42A">
      <w:start w:val="1"/>
      <w:numFmt w:val="decimal"/>
      <w:lvlText w:val="%1."/>
      <w:lvlJc w:val="left"/>
      <w:pPr>
        <w:ind w:left="1133" w:hanging="360"/>
      </w:pPr>
      <w:rPr>
        <w:rFonts w:hint="default"/>
      </w:rPr>
    </w:lvl>
    <w:lvl w:ilvl="1" w:tplc="04090019" w:tentative="1">
      <w:start w:val="1"/>
      <w:numFmt w:val="lowerLetter"/>
      <w:lvlText w:val="%2)"/>
      <w:lvlJc w:val="left"/>
      <w:pPr>
        <w:ind w:left="1613" w:hanging="420"/>
      </w:pPr>
    </w:lvl>
    <w:lvl w:ilvl="2" w:tplc="0409001B" w:tentative="1">
      <w:start w:val="1"/>
      <w:numFmt w:val="lowerRoman"/>
      <w:lvlText w:val="%3."/>
      <w:lvlJc w:val="right"/>
      <w:pPr>
        <w:ind w:left="2033" w:hanging="420"/>
      </w:pPr>
    </w:lvl>
    <w:lvl w:ilvl="3" w:tplc="0409000F" w:tentative="1">
      <w:start w:val="1"/>
      <w:numFmt w:val="decimal"/>
      <w:lvlText w:val="%4."/>
      <w:lvlJc w:val="left"/>
      <w:pPr>
        <w:ind w:left="2453" w:hanging="420"/>
      </w:pPr>
    </w:lvl>
    <w:lvl w:ilvl="4" w:tplc="04090019" w:tentative="1">
      <w:start w:val="1"/>
      <w:numFmt w:val="lowerLetter"/>
      <w:lvlText w:val="%5)"/>
      <w:lvlJc w:val="left"/>
      <w:pPr>
        <w:ind w:left="2873" w:hanging="420"/>
      </w:pPr>
    </w:lvl>
    <w:lvl w:ilvl="5" w:tplc="0409001B" w:tentative="1">
      <w:start w:val="1"/>
      <w:numFmt w:val="lowerRoman"/>
      <w:lvlText w:val="%6."/>
      <w:lvlJc w:val="right"/>
      <w:pPr>
        <w:ind w:left="3293" w:hanging="420"/>
      </w:pPr>
    </w:lvl>
    <w:lvl w:ilvl="6" w:tplc="0409000F" w:tentative="1">
      <w:start w:val="1"/>
      <w:numFmt w:val="decimal"/>
      <w:lvlText w:val="%7."/>
      <w:lvlJc w:val="left"/>
      <w:pPr>
        <w:ind w:left="3713" w:hanging="420"/>
      </w:pPr>
    </w:lvl>
    <w:lvl w:ilvl="7" w:tplc="04090019" w:tentative="1">
      <w:start w:val="1"/>
      <w:numFmt w:val="lowerLetter"/>
      <w:lvlText w:val="%8)"/>
      <w:lvlJc w:val="left"/>
      <w:pPr>
        <w:ind w:left="4133" w:hanging="420"/>
      </w:pPr>
    </w:lvl>
    <w:lvl w:ilvl="8" w:tplc="0409001B" w:tentative="1">
      <w:start w:val="1"/>
      <w:numFmt w:val="lowerRoman"/>
      <w:lvlText w:val="%9."/>
      <w:lvlJc w:val="right"/>
      <w:pPr>
        <w:ind w:left="4553" w:hanging="420"/>
      </w:pPr>
    </w:lvl>
  </w:abstractNum>
  <w:abstractNum w:abstractNumId="42" w15:restartNumberingAfterBreak="0">
    <w:nsid w:val="7CD83133"/>
    <w:multiLevelType w:val="hybridMultilevel"/>
    <w:tmpl w:val="3DE26048"/>
    <w:lvl w:ilvl="0" w:tplc="1D3274F8">
      <w:start w:val="1"/>
      <w:numFmt w:val="decimal"/>
      <w:lvlText w:val="（%1）"/>
      <w:lvlJc w:val="left"/>
      <w:pPr>
        <w:ind w:left="900" w:hanging="42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3" w15:restartNumberingAfterBreak="0">
    <w:nsid w:val="7D7077BE"/>
    <w:multiLevelType w:val="hybridMultilevel"/>
    <w:tmpl w:val="168E912C"/>
    <w:lvl w:ilvl="0" w:tplc="56EABEAA">
      <w:start w:val="1"/>
      <w:numFmt w:val="decimal"/>
      <w:lvlText w:val="%1."/>
      <w:lvlJc w:val="left"/>
      <w:pPr>
        <w:ind w:left="1110" w:hanging="360"/>
      </w:pPr>
      <w:rPr>
        <w:rFonts w:hint="default"/>
      </w:rPr>
    </w:lvl>
    <w:lvl w:ilvl="1" w:tplc="04090019" w:tentative="1">
      <w:start w:val="1"/>
      <w:numFmt w:val="lowerLetter"/>
      <w:lvlText w:val="%2)"/>
      <w:lvlJc w:val="left"/>
      <w:pPr>
        <w:ind w:left="1590" w:hanging="420"/>
      </w:pPr>
    </w:lvl>
    <w:lvl w:ilvl="2" w:tplc="0409001B" w:tentative="1">
      <w:start w:val="1"/>
      <w:numFmt w:val="lowerRoman"/>
      <w:lvlText w:val="%3."/>
      <w:lvlJc w:val="right"/>
      <w:pPr>
        <w:ind w:left="2010" w:hanging="420"/>
      </w:pPr>
    </w:lvl>
    <w:lvl w:ilvl="3" w:tplc="0409000F" w:tentative="1">
      <w:start w:val="1"/>
      <w:numFmt w:val="decimal"/>
      <w:lvlText w:val="%4."/>
      <w:lvlJc w:val="left"/>
      <w:pPr>
        <w:ind w:left="2430" w:hanging="420"/>
      </w:pPr>
    </w:lvl>
    <w:lvl w:ilvl="4" w:tplc="04090019" w:tentative="1">
      <w:start w:val="1"/>
      <w:numFmt w:val="lowerLetter"/>
      <w:lvlText w:val="%5)"/>
      <w:lvlJc w:val="left"/>
      <w:pPr>
        <w:ind w:left="2850" w:hanging="420"/>
      </w:pPr>
    </w:lvl>
    <w:lvl w:ilvl="5" w:tplc="0409001B" w:tentative="1">
      <w:start w:val="1"/>
      <w:numFmt w:val="lowerRoman"/>
      <w:lvlText w:val="%6."/>
      <w:lvlJc w:val="right"/>
      <w:pPr>
        <w:ind w:left="3270" w:hanging="420"/>
      </w:pPr>
    </w:lvl>
    <w:lvl w:ilvl="6" w:tplc="0409000F" w:tentative="1">
      <w:start w:val="1"/>
      <w:numFmt w:val="decimal"/>
      <w:lvlText w:val="%7."/>
      <w:lvlJc w:val="left"/>
      <w:pPr>
        <w:ind w:left="3690" w:hanging="420"/>
      </w:pPr>
    </w:lvl>
    <w:lvl w:ilvl="7" w:tplc="04090019" w:tentative="1">
      <w:start w:val="1"/>
      <w:numFmt w:val="lowerLetter"/>
      <w:lvlText w:val="%8)"/>
      <w:lvlJc w:val="left"/>
      <w:pPr>
        <w:ind w:left="4110" w:hanging="420"/>
      </w:pPr>
    </w:lvl>
    <w:lvl w:ilvl="8" w:tplc="0409001B" w:tentative="1">
      <w:start w:val="1"/>
      <w:numFmt w:val="lowerRoman"/>
      <w:lvlText w:val="%9."/>
      <w:lvlJc w:val="right"/>
      <w:pPr>
        <w:ind w:left="4530" w:hanging="420"/>
      </w:pPr>
    </w:lvl>
  </w:abstractNum>
  <w:num w:numId="1" w16cid:durableId="1599630666">
    <w:abstractNumId w:val="17"/>
  </w:num>
  <w:num w:numId="2" w16cid:durableId="800613694">
    <w:abstractNumId w:val="43"/>
  </w:num>
  <w:num w:numId="3" w16cid:durableId="620107925">
    <w:abstractNumId w:val="41"/>
  </w:num>
  <w:num w:numId="4" w16cid:durableId="1987122631">
    <w:abstractNumId w:val="2"/>
  </w:num>
  <w:num w:numId="5" w16cid:durableId="1485853623">
    <w:abstractNumId w:val="8"/>
  </w:num>
  <w:num w:numId="6" w16cid:durableId="1329752483">
    <w:abstractNumId w:val="15"/>
  </w:num>
  <w:num w:numId="7" w16cid:durableId="1226601351">
    <w:abstractNumId w:val="1"/>
  </w:num>
  <w:num w:numId="8" w16cid:durableId="1413312639">
    <w:abstractNumId w:val="36"/>
  </w:num>
  <w:num w:numId="9" w16cid:durableId="1449860725">
    <w:abstractNumId w:val="5"/>
  </w:num>
  <w:num w:numId="10" w16cid:durableId="422607654">
    <w:abstractNumId w:val="7"/>
  </w:num>
  <w:num w:numId="11" w16cid:durableId="620497994">
    <w:abstractNumId w:val="10"/>
  </w:num>
  <w:num w:numId="12" w16cid:durableId="657463335">
    <w:abstractNumId w:val="26"/>
  </w:num>
  <w:num w:numId="13" w16cid:durableId="1875072271">
    <w:abstractNumId w:val="29"/>
  </w:num>
  <w:num w:numId="14" w16cid:durableId="1788698641">
    <w:abstractNumId w:val="25"/>
  </w:num>
  <w:num w:numId="15" w16cid:durableId="1454977472">
    <w:abstractNumId w:val="19"/>
  </w:num>
  <w:num w:numId="16" w16cid:durableId="1472207295">
    <w:abstractNumId w:val="23"/>
  </w:num>
  <w:num w:numId="17" w16cid:durableId="1344017253">
    <w:abstractNumId w:val="9"/>
  </w:num>
  <w:num w:numId="18" w16cid:durableId="1332903554">
    <w:abstractNumId w:val="20"/>
  </w:num>
  <w:num w:numId="19" w16cid:durableId="1979843199">
    <w:abstractNumId w:val="38"/>
  </w:num>
  <w:num w:numId="20" w16cid:durableId="1342320570">
    <w:abstractNumId w:val="31"/>
  </w:num>
  <w:num w:numId="21" w16cid:durableId="1752046166">
    <w:abstractNumId w:val="3"/>
  </w:num>
  <w:num w:numId="22" w16cid:durableId="2109696352">
    <w:abstractNumId w:val="0"/>
  </w:num>
  <w:num w:numId="23" w16cid:durableId="4790989">
    <w:abstractNumId w:val="4"/>
  </w:num>
  <w:num w:numId="24" w16cid:durableId="1607494055">
    <w:abstractNumId w:val="24"/>
  </w:num>
  <w:num w:numId="25" w16cid:durableId="1079860782">
    <w:abstractNumId w:val="11"/>
  </w:num>
  <w:num w:numId="26" w16cid:durableId="1626886173">
    <w:abstractNumId w:val="40"/>
  </w:num>
  <w:num w:numId="27" w16cid:durableId="1119682610">
    <w:abstractNumId w:val="28"/>
  </w:num>
  <w:num w:numId="28" w16cid:durableId="395082452">
    <w:abstractNumId w:val="14"/>
  </w:num>
  <w:num w:numId="29" w16cid:durableId="406075693">
    <w:abstractNumId w:val="13"/>
  </w:num>
  <w:num w:numId="30" w16cid:durableId="138499177">
    <w:abstractNumId w:val="34"/>
  </w:num>
  <w:num w:numId="31" w16cid:durableId="367532318">
    <w:abstractNumId w:val="32"/>
  </w:num>
  <w:num w:numId="32" w16cid:durableId="1340962697">
    <w:abstractNumId w:val="18"/>
  </w:num>
  <w:num w:numId="33" w16cid:durableId="13071009">
    <w:abstractNumId w:val="16"/>
  </w:num>
  <w:num w:numId="34" w16cid:durableId="980229408">
    <w:abstractNumId w:val="33"/>
  </w:num>
  <w:num w:numId="35" w16cid:durableId="624164981">
    <w:abstractNumId w:val="35"/>
  </w:num>
  <w:num w:numId="36" w16cid:durableId="291596540">
    <w:abstractNumId w:val="21"/>
  </w:num>
  <w:num w:numId="37" w16cid:durableId="1531643478">
    <w:abstractNumId w:val="39"/>
  </w:num>
  <w:num w:numId="38" w16cid:durableId="424690000">
    <w:abstractNumId w:val="30"/>
  </w:num>
  <w:num w:numId="39" w16cid:durableId="1035958941">
    <w:abstractNumId w:val="12"/>
  </w:num>
  <w:num w:numId="40" w16cid:durableId="568341930">
    <w:abstractNumId w:val="42"/>
  </w:num>
  <w:num w:numId="41" w16cid:durableId="851379616">
    <w:abstractNumId w:val="6"/>
  </w:num>
  <w:num w:numId="42" w16cid:durableId="207180283">
    <w:abstractNumId w:val="22"/>
  </w:num>
  <w:num w:numId="43" w16cid:durableId="1628929031">
    <w:abstractNumId w:val="37"/>
  </w:num>
  <w:num w:numId="44" w16cid:durableId="2005891710">
    <w:abstractNumId w:val="27"/>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郭 行">
    <w15:presenceInfo w15:providerId="Windows Live" w15:userId="3364d686e38685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516"/>
    <w:rsid w:val="000002F2"/>
    <w:rsid w:val="00000DFF"/>
    <w:rsid w:val="000011FB"/>
    <w:rsid w:val="0000192D"/>
    <w:rsid w:val="00001C0D"/>
    <w:rsid w:val="0000226E"/>
    <w:rsid w:val="00002960"/>
    <w:rsid w:val="000029A6"/>
    <w:rsid w:val="00004D25"/>
    <w:rsid w:val="000056D4"/>
    <w:rsid w:val="00005D74"/>
    <w:rsid w:val="00005DB3"/>
    <w:rsid w:val="00006121"/>
    <w:rsid w:val="000063F2"/>
    <w:rsid w:val="00007277"/>
    <w:rsid w:val="00010F8B"/>
    <w:rsid w:val="00012CE0"/>
    <w:rsid w:val="00013B13"/>
    <w:rsid w:val="0001534B"/>
    <w:rsid w:val="00017210"/>
    <w:rsid w:val="0002013D"/>
    <w:rsid w:val="0002121D"/>
    <w:rsid w:val="000219C2"/>
    <w:rsid w:val="00022717"/>
    <w:rsid w:val="00022B93"/>
    <w:rsid w:val="00022DCA"/>
    <w:rsid w:val="00023B1E"/>
    <w:rsid w:val="0002416E"/>
    <w:rsid w:val="00024947"/>
    <w:rsid w:val="00024B3D"/>
    <w:rsid w:val="000250B7"/>
    <w:rsid w:val="0002613B"/>
    <w:rsid w:val="000261B5"/>
    <w:rsid w:val="00027A1A"/>
    <w:rsid w:val="00027E8E"/>
    <w:rsid w:val="0003003A"/>
    <w:rsid w:val="000307C4"/>
    <w:rsid w:val="00031175"/>
    <w:rsid w:val="00031203"/>
    <w:rsid w:val="00031AAD"/>
    <w:rsid w:val="0003282B"/>
    <w:rsid w:val="000338A0"/>
    <w:rsid w:val="00033E1A"/>
    <w:rsid w:val="00034051"/>
    <w:rsid w:val="00034F0C"/>
    <w:rsid w:val="000353F4"/>
    <w:rsid w:val="0003576E"/>
    <w:rsid w:val="00035F90"/>
    <w:rsid w:val="000360B2"/>
    <w:rsid w:val="000366CB"/>
    <w:rsid w:val="00040194"/>
    <w:rsid w:val="0004061D"/>
    <w:rsid w:val="00040C9A"/>
    <w:rsid w:val="0004185F"/>
    <w:rsid w:val="00041F0D"/>
    <w:rsid w:val="00042ACD"/>
    <w:rsid w:val="000463A5"/>
    <w:rsid w:val="000464BE"/>
    <w:rsid w:val="0004741D"/>
    <w:rsid w:val="00047A7A"/>
    <w:rsid w:val="00047BF6"/>
    <w:rsid w:val="00050BC6"/>
    <w:rsid w:val="00051553"/>
    <w:rsid w:val="00051DBF"/>
    <w:rsid w:val="00051FE6"/>
    <w:rsid w:val="00052A31"/>
    <w:rsid w:val="00052B8C"/>
    <w:rsid w:val="000536BB"/>
    <w:rsid w:val="00054006"/>
    <w:rsid w:val="00054C3F"/>
    <w:rsid w:val="00054E0B"/>
    <w:rsid w:val="000554A7"/>
    <w:rsid w:val="00055542"/>
    <w:rsid w:val="00055E24"/>
    <w:rsid w:val="00055E30"/>
    <w:rsid w:val="00057D32"/>
    <w:rsid w:val="000601CE"/>
    <w:rsid w:val="0006030C"/>
    <w:rsid w:val="0006261D"/>
    <w:rsid w:val="00062775"/>
    <w:rsid w:val="000634DF"/>
    <w:rsid w:val="00063C08"/>
    <w:rsid w:val="000649B9"/>
    <w:rsid w:val="00064E39"/>
    <w:rsid w:val="00065C97"/>
    <w:rsid w:val="00066EC7"/>
    <w:rsid w:val="00070DC7"/>
    <w:rsid w:val="0007151E"/>
    <w:rsid w:val="00072B1D"/>
    <w:rsid w:val="0007319E"/>
    <w:rsid w:val="0007339E"/>
    <w:rsid w:val="00073BB9"/>
    <w:rsid w:val="00074A72"/>
    <w:rsid w:val="00075030"/>
    <w:rsid w:val="0007559D"/>
    <w:rsid w:val="0007607E"/>
    <w:rsid w:val="000763CD"/>
    <w:rsid w:val="00077F24"/>
    <w:rsid w:val="00080404"/>
    <w:rsid w:val="00080E3C"/>
    <w:rsid w:val="00081595"/>
    <w:rsid w:val="00081A8B"/>
    <w:rsid w:val="00082807"/>
    <w:rsid w:val="00083E19"/>
    <w:rsid w:val="000843DD"/>
    <w:rsid w:val="00084FFE"/>
    <w:rsid w:val="000854FD"/>
    <w:rsid w:val="000856C8"/>
    <w:rsid w:val="000858AF"/>
    <w:rsid w:val="00086DB6"/>
    <w:rsid w:val="00087248"/>
    <w:rsid w:val="00087453"/>
    <w:rsid w:val="0008764E"/>
    <w:rsid w:val="00087E6B"/>
    <w:rsid w:val="00087FAD"/>
    <w:rsid w:val="00090095"/>
    <w:rsid w:val="0009011C"/>
    <w:rsid w:val="00090318"/>
    <w:rsid w:val="00090393"/>
    <w:rsid w:val="00090D9A"/>
    <w:rsid w:val="000915B9"/>
    <w:rsid w:val="0009266E"/>
    <w:rsid w:val="00092E69"/>
    <w:rsid w:val="0009319D"/>
    <w:rsid w:val="00094A99"/>
    <w:rsid w:val="00095038"/>
    <w:rsid w:val="00095D75"/>
    <w:rsid w:val="00096391"/>
    <w:rsid w:val="00096A0E"/>
    <w:rsid w:val="00096DBF"/>
    <w:rsid w:val="00097BD6"/>
    <w:rsid w:val="00097E27"/>
    <w:rsid w:val="00097E4F"/>
    <w:rsid w:val="000A0BF5"/>
    <w:rsid w:val="000A1C5D"/>
    <w:rsid w:val="000A2069"/>
    <w:rsid w:val="000A2B7A"/>
    <w:rsid w:val="000A2CDD"/>
    <w:rsid w:val="000A2F43"/>
    <w:rsid w:val="000A3048"/>
    <w:rsid w:val="000A3E57"/>
    <w:rsid w:val="000A4F28"/>
    <w:rsid w:val="000A535F"/>
    <w:rsid w:val="000A572A"/>
    <w:rsid w:val="000A6444"/>
    <w:rsid w:val="000A77CB"/>
    <w:rsid w:val="000A787F"/>
    <w:rsid w:val="000B00E1"/>
    <w:rsid w:val="000B0938"/>
    <w:rsid w:val="000B0A28"/>
    <w:rsid w:val="000B0D6F"/>
    <w:rsid w:val="000B10A4"/>
    <w:rsid w:val="000B1156"/>
    <w:rsid w:val="000B121E"/>
    <w:rsid w:val="000B21A2"/>
    <w:rsid w:val="000B339A"/>
    <w:rsid w:val="000B381B"/>
    <w:rsid w:val="000B4572"/>
    <w:rsid w:val="000B49E9"/>
    <w:rsid w:val="000B4F37"/>
    <w:rsid w:val="000B5616"/>
    <w:rsid w:val="000B74AE"/>
    <w:rsid w:val="000C027E"/>
    <w:rsid w:val="000C0B54"/>
    <w:rsid w:val="000C0CBF"/>
    <w:rsid w:val="000C2025"/>
    <w:rsid w:val="000C2217"/>
    <w:rsid w:val="000C3149"/>
    <w:rsid w:val="000C31D0"/>
    <w:rsid w:val="000C32B9"/>
    <w:rsid w:val="000C32C4"/>
    <w:rsid w:val="000C3CED"/>
    <w:rsid w:val="000C59C7"/>
    <w:rsid w:val="000C59F0"/>
    <w:rsid w:val="000C5DD2"/>
    <w:rsid w:val="000C6087"/>
    <w:rsid w:val="000C67A3"/>
    <w:rsid w:val="000D0A35"/>
    <w:rsid w:val="000D0EE3"/>
    <w:rsid w:val="000D276E"/>
    <w:rsid w:val="000D3239"/>
    <w:rsid w:val="000D387B"/>
    <w:rsid w:val="000D4279"/>
    <w:rsid w:val="000D439E"/>
    <w:rsid w:val="000D5D41"/>
    <w:rsid w:val="000D794C"/>
    <w:rsid w:val="000D7FA7"/>
    <w:rsid w:val="000E0F50"/>
    <w:rsid w:val="000E1198"/>
    <w:rsid w:val="000E1A58"/>
    <w:rsid w:val="000E21CF"/>
    <w:rsid w:val="000E3169"/>
    <w:rsid w:val="000E361B"/>
    <w:rsid w:val="000E391E"/>
    <w:rsid w:val="000E43F7"/>
    <w:rsid w:val="000E4CE1"/>
    <w:rsid w:val="000E5C43"/>
    <w:rsid w:val="000E6037"/>
    <w:rsid w:val="000E6596"/>
    <w:rsid w:val="000E7272"/>
    <w:rsid w:val="000E76B1"/>
    <w:rsid w:val="000E76E2"/>
    <w:rsid w:val="000F01FF"/>
    <w:rsid w:val="000F0495"/>
    <w:rsid w:val="000F04AD"/>
    <w:rsid w:val="000F0DAA"/>
    <w:rsid w:val="000F13A4"/>
    <w:rsid w:val="000F141E"/>
    <w:rsid w:val="000F1E1E"/>
    <w:rsid w:val="000F2381"/>
    <w:rsid w:val="000F37DE"/>
    <w:rsid w:val="000F46B1"/>
    <w:rsid w:val="000F4B6C"/>
    <w:rsid w:val="000F5492"/>
    <w:rsid w:val="000F5901"/>
    <w:rsid w:val="000F5FCC"/>
    <w:rsid w:val="000F6196"/>
    <w:rsid w:val="000F6357"/>
    <w:rsid w:val="000F6BF9"/>
    <w:rsid w:val="000F6D90"/>
    <w:rsid w:val="0010091F"/>
    <w:rsid w:val="00100949"/>
    <w:rsid w:val="00103215"/>
    <w:rsid w:val="001033D5"/>
    <w:rsid w:val="00103B4D"/>
    <w:rsid w:val="001049CE"/>
    <w:rsid w:val="001051BB"/>
    <w:rsid w:val="00105917"/>
    <w:rsid w:val="001064E6"/>
    <w:rsid w:val="00107621"/>
    <w:rsid w:val="00110446"/>
    <w:rsid w:val="00110EB9"/>
    <w:rsid w:val="0011199C"/>
    <w:rsid w:val="00112758"/>
    <w:rsid w:val="0011278B"/>
    <w:rsid w:val="00112DA2"/>
    <w:rsid w:val="00113206"/>
    <w:rsid w:val="00113CC1"/>
    <w:rsid w:val="00114FDD"/>
    <w:rsid w:val="001171F7"/>
    <w:rsid w:val="001174D6"/>
    <w:rsid w:val="00120D94"/>
    <w:rsid w:val="001214AF"/>
    <w:rsid w:val="001218EF"/>
    <w:rsid w:val="00121B33"/>
    <w:rsid w:val="00121B57"/>
    <w:rsid w:val="001226FE"/>
    <w:rsid w:val="00123A43"/>
    <w:rsid w:val="0012416D"/>
    <w:rsid w:val="0012427A"/>
    <w:rsid w:val="00124A36"/>
    <w:rsid w:val="00125217"/>
    <w:rsid w:val="00125FFD"/>
    <w:rsid w:val="0012709E"/>
    <w:rsid w:val="00130223"/>
    <w:rsid w:val="001310ED"/>
    <w:rsid w:val="00131671"/>
    <w:rsid w:val="00131B8E"/>
    <w:rsid w:val="00131F14"/>
    <w:rsid w:val="0013218B"/>
    <w:rsid w:val="00132485"/>
    <w:rsid w:val="00132ABB"/>
    <w:rsid w:val="001331D0"/>
    <w:rsid w:val="00133540"/>
    <w:rsid w:val="001352F1"/>
    <w:rsid w:val="00135569"/>
    <w:rsid w:val="00135967"/>
    <w:rsid w:val="00136975"/>
    <w:rsid w:val="00136BA1"/>
    <w:rsid w:val="0013759B"/>
    <w:rsid w:val="00137D95"/>
    <w:rsid w:val="0014093E"/>
    <w:rsid w:val="001412E3"/>
    <w:rsid w:val="0014242F"/>
    <w:rsid w:val="001429E0"/>
    <w:rsid w:val="0014432E"/>
    <w:rsid w:val="00145A36"/>
    <w:rsid w:val="001461AF"/>
    <w:rsid w:val="00146B10"/>
    <w:rsid w:val="001475BB"/>
    <w:rsid w:val="0014773B"/>
    <w:rsid w:val="0015070E"/>
    <w:rsid w:val="00151E87"/>
    <w:rsid w:val="00152506"/>
    <w:rsid w:val="00152BD9"/>
    <w:rsid w:val="00152EFB"/>
    <w:rsid w:val="00152F84"/>
    <w:rsid w:val="00154333"/>
    <w:rsid w:val="00154571"/>
    <w:rsid w:val="0015477F"/>
    <w:rsid w:val="001553C4"/>
    <w:rsid w:val="00156D6F"/>
    <w:rsid w:val="00157916"/>
    <w:rsid w:val="0015792B"/>
    <w:rsid w:val="00160286"/>
    <w:rsid w:val="001608FB"/>
    <w:rsid w:val="00160B11"/>
    <w:rsid w:val="001614D1"/>
    <w:rsid w:val="00162730"/>
    <w:rsid w:val="00162C6F"/>
    <w:rsid w:val="001630A6"/>
    <w:rsid w:val="0016386F"/>
    <w:rsid w:val="00164785"/>
    <w:rsid w:val="00164F0B"/>
    <w:rsid w:val="001658B1"/>
    <w:rsid w:val="00165E80"/>
    <w:rsid w:val="0016603B"/>
    <w:rsid w:val="00166DDD"/>
    <w:rsid w:val="00167266"/>
    <w:rsid w:val="00167272"/>
    <w:rsid w:val="00167E3F"/>
    <w:rsid w:val="0017009E"/>
    <w:rsid w:val="0017224D"/>
    <w:rsid w:val="00172604"/>
    <w:rsid w:val="001728FA"/>
    <w:rsid w:val="00172DA0"/>
    <w:rsid w:val="001736C0"/>
    <w:rsid w:val="00173D44"/>
    <w:rsid w:val="00173DD5"/>
    <w:rsid w:val="001741B4"/>
    <w:rsid w:val="001743FD"/>
    <w:rsid w:val="00176EC5"/>
    <w:rsid w:val="0017706E"/>
    <w:rsid w:val="001771D0"/>
    <w:rsid w:val="001774D3"/>
    <w:rsid w:val="001776C1"/>
    <w:rsid w:val="00180687"/>
    <w:rsid w:val="00181480"/>
    <w:rsid w:val="00181746"/>
    <w:rsid w:val="001819CF"/>
    <w:rsid w:val="00181B21"/>
    <w:rsid w:val="001822D9"/>
    <w:rsid w:val="00182CA5"/>
    <w:rsid w:val="0018372A"/>
    <w:rsid w:val="00183A72"/>
    <w:rsid w:val="00183A87"/>
    <w:rsid w:val="00183DBE"/>
    <w:rsid w:val="00184569"/>
    <w:rsid w:val="00184909"/>
    <w:rsid w:val="00185361"/>
    <w:rsid w:val="001854EF"/>
    <w:rsid w:val="001859A8"/>
    <w:rsid w:val="00186629"/>
    <w:rsid w:val="001870A4"/>
    <w:rsid w:val="00187359"/>
    <w:rsid w:val="0019117B"/>
    <w:rsid w:val="0019186E"/>
    <w:rsid w:val="00192A6F"/>
    <w:rsid w:val="00192FC2"/>
    <w:rsid w:val="0019347C"/>
    <w:rsid w:val="0019468B"/>
    <w:rsid w:val="001951E4"/>
    <w:rsid w:val="0019567F"/>
    <w:rsid w:val="0019617C"/>
    <w:rsid w:val="0019658D"/>
    <w:rsid w:val="00197524"/>
    <w:rsid w:val="0019793B"/>
    <w:rsid w:val="00197DCA"/>
    <w:rsid w:val="001A0528"/>
    <w:rsid w:val="001A1FEA"/>
    <w:rsid w:val="001A2956"/>
    <w:rsid w:val="001A37B1"/>
    <w:rsid w:val="001A4858"/>
    <w:rsid w:val="001A491E"/>
    <w:rsid w:val="001A4B1F"/>
    <w:rsid w:val="001A63DB"/>
    <w:rsid w:val="001A6A26"/>
    <w:rsid w:val="001A6B53"/>
    <w:rsid w:val="001A72F3"/>
    <w:rsid w:val="001A7CEC"/>
    <w:rsid w:val="001B0670"/>
    <w:rsid w:val="001B08E2"/>
    <w:rsid w:val="001B0D35"/>
    <w:rsid w:val="001B0DC3"/>
    <w:rsid w:val="001B1B4E"/>
    <w:rsid w:val="001B1BCD"/>
    <w:rsid w:val="001B363F"/>
    <w:rsid w:val="001B3955"/>
    <w:rsid w:val="001B4E79"/>
    <w:rsid w:val="001B5470"/>
    <w:rsid w:val="001B5AC7"/>
    <w:rsid w:val="001B5AE8"/>
    <w:rsid w:val="001B6766"/>
    <w:rsid w:val="001B71E2"/>
    <w:rsid w:val="001B7E60"/>
    <w:rsid w:val="001C0588"/>
    <w:rsid w:val="001C09B5"/>
    <w:rsid w:val="001C288C"/>
    <w:rsid w:val="001C2CEC"/>
    <w:rsid w:val="001C33E0"/>
    <w:rsid w:val="001C4A14"/>
    <w:rsid w:val="001C513F"/>
    <w:rsid w:val="001C5883"/>
    <w:rsid w:val="001C5E71"/>
    <w:rsid w:val="001C6479"/>
    <w:rsid w:val="001C6627"/>
    <w:rsid w:val="001C6CED"/>
    <w:rsid w:val="001C759C"/>
    <w:rsid w:val="001C79DF"/>
    <w:rsid w:val="001D091C"/>
    <w:rsid w:val="001D0CEC"/>
    <w:rsid w:val="001D304C"/>
    <w:rsid w:val="001D3A38"/>
    <w:rsid w:val="001D49E2"/>
    <w:rsid w:val="001D5C91"/>
    <w:rsid w:val="001D5D72"/>
    <w:rsid w:val="001D5E25"/>
    <w:rsid w:val="001D6845"/>
    <w:rsid w:val="001D7930"/>
    <w:rsid w:val="001E0C9F"/>
    <w:rsid w:val="001E1B42"/>
    <w:rsid w:val="001E218D"/>
    <w:rsid w:val="001E2268"/>
    <w:rsid w:val="001E2422"/>
    <w:rsid w:val="001E2B33"/>
    <w:rsid w:val="001E2EA7"/>
    <w:rsid w:val="001E3633"/>
    <w:rsid w:val="001E3B50"/>
    <w:rsid w:val="001E4166"/>
    <w:rsid w:val="001E4E7C"/>
    <w:rsid w:val="001E60AD"/>
    <w:rsid w:val="001E66F4"/>
    <w:rsid w:val="001F03C8"/>
    <w:rsid w:val="001F068C"/>
    <w:rsid w:val="001F0FDD"/>
    <w:rsid w:val="001F130D"/>
    <w:rsid w:val="001F1BB8"/>
    <w:rsid w:val="001F1D72"/>
    <w:rsid w:val="001F2362"/>
    <w:rsid w:val="001F25A3"/>
    <w:rsid w:val="001F30C8"/>
    <w:rsid w:val="001F3CF0"/>
    <w:rsid w:val="001F4216"/>
    <w:rsid w:val="001F4A71"/>
    <w:rsid w:val="001F4B8B"/>
    <w:rsid w:val="001F6C59"/>
    <w:rsid w:val="001F6D8E"/>
    <w:rsid w:val="001F73E4"/>
    <w:rsid w:val="001F748D"/>
    <w:rsid w:val="001F7985"/>
    <w:rsid w:val="001F7C85"/>
    <w:rsid w:val="0020057B"/>
    <w:rsid w:val="002005BB"/>
    <w:rsid w:val="002015B4"/>
    <w:rsid w:val="00201D9E"/>
    <w:rsid w:val="00202ADE"/>
    <w:rsid w:val="0020413A"/>
    <w:rsid w:val="00205C39"/>
    <w:rsid w:val="00205D1F"/>
    <w:rsid w:val="00207D06"/>
    <w:rsid w:val="00210123"/>
    <w:rsid w:val="00211404"/>
    <w:rsid w:val="00211BCB"/>
    <w:rsid w:val="002126E9"/>
    <w:rsid w:val="00212ADB"/>
    <w:rsid w:val="00212CCF"/>
    <w:rsid w:val="00213D97"/>
    <w:rsid w:val="0021455C"/>
    <w:rsid w:val="00214587"/>
    <w:rsid w:val="00214734"/>
    <w:rsid w:val="002147C7"/>
    <w:rsid w:val="002150D3"/>
    <w:rsid w:val="00215936"/>
    <w:rsid w:val="002163AF"/>
    <w:rsid w:val="00216B06"/>
    <w:rsid w:val="002210B3"/>
    <w:rsid w:val="002212A7"/>
    <w:rsid w:val="002223D6"/>
    <w:rsid w:val="0022250C"/>
    <w:rsid w:val="00222662"/>
    <w:rsid w:val="00222A51"/>
    <w:rsid w:val="00223224"/>
    <w:rsid w:val="00223387"/>
    <w:rsid w:val="002234B6"/>
    <w:rsid w:val="0022411F"/>
    <w:rsid w:val="0022486A"/>
    <w:rsid w:val="00224D60"/>
    <w:rsid w:val="002255F2"/>
    <w:rsid w:val="002259B5"/>
    <w:rsid w:val="00226B7B"/>
    <w:rsid w:val="00226CBC"/>
    <w:rsid w:val="002271A9"/>
    <w:rsid w:val="00227A83"/>
    <w:rsid w:val="00227E4D"/>
    <w:rsid w:val="00231030"/>
    <w:rsid w:val="0023203A"/>
    <w:rsid w:val="00232D68"/>
    <w:rsid w:val="00232F84"/>
    <w:rsid w:val="00233EEA"/>
    <w:rsid w:val="00234747"/>
    <w:rsid w:val="00234BE2"/>
    <w:rsid w:val="00236CE0"/>
    <w:rsid w:val="00237B7C"/>
    <w:rsid w:val="0024046D"/>
    <w:rsid w:val="00241501"/>
    <w:rsid w:val="00241692"/>
    <w:rsid w:val="00241FB4"/>
    <w:rsid w:val="00242494"/>
    <w:rsid w:val="0024292F"/>
    <w:rsid w:val="00242D3A"/>
    <w:rsid w:val="002433BD"/>
    <w:rsid w:val="00243971"/>
    <w:rsid w:val="00244E2D"/>
    <w:rsid w:val="0024593A"/>
    <w:rsid w:val="0024694F"/>
    <w:rsid w:val="00246C38"/>
    <w:rsid w:val="00247799"/>
    <w:rsid w:val="00247F1C"/>
    <w:rsid w:val="00247F5D"/>
    <w:rsid w:val="00250ABA"/>
    <w:rsid w:val="00250CC3"/>
    <w:rsid w:val="002519CD"/>
    <w:rsid w:val="002521CC"/>
    <w:rsid w:val="00252D23"/>
    <w:rsid w:val="00253CD7"/>
    <w:rsid w:val="002542CF"/>
    <w:rsid w:val="00254660"/>
    <w:rsid w:val="00254CFB"/>
    <w:rsid w:val="00254D51"/>
    <w:rsid w:val="00254F41"/>
    <w:rsid w:val="00255522"/>
    <w:rsid w:val="00255EE3"/>
    <w:rsid w:val="00256510"/>
    <w:rsid w:val="00256C91"/>
    <w:rsid w:val="00257226"/>
    <w:rsid w:val="00257F7F"/>
    <w:rsid w:val="0026141F"/>
    <w:rsid w:val="00262604"/>
    <w:rsid w:val="00262673"/>
    <w:rsid w:val="00262FA8"/>
    <w:rsid w:val="00262FBD"/>
    <w:rsid w:val="002633AB"/>
    <w:rsid w:val="0026468E"/>
    <w:rsid w:val="00264B50"/>
    <w:rsid w:val="0026532C"/>
    <w:rsid w:val="00265460"/>
    <w:rsid w:val="00266247"/>
    <w:rsid w:val="0027007B"/>
    <w:rsid w:val="002707F5"/>
    <w:rsid w:val="00270FB9"/>
    <w:rsid w:val="00271450"/>
    <w:rsid w:val="00271636"/>
    <w:rsid w:val="00271B3E"/>
    <w:rsid w:val="00272A7C"/>
    <w:rsid w:val="00273014"/>
    <w:rsid w:val="00273890"/>
    <w:rsid w:val="00273935"/>
    <w:rsid w:val="00273BCA"/>
    <w:rsid w:val="0027404A"/>
    <w:rsid w:val="002749FE"/>
    <w:rsid w:val="00274BB7"/>
    <w:rsid w:val="00274D7E"/>
    <w:rsid w:val="00275047"/>
    <w:rsid w:val="002750D1"/>
    <w:rsid w:val="002751BC"/>
    <w:rsid w:val="00275C7D"/>
    <w:rsid w:val="002766CD"/>
    <w:rsid w:val="002767D9"/>
    <w:rsid w:val="00280BDB"/>
    <w:rsid w:val="00281216"/>
    <w:rsid w:val="002814A7"/>
    <w:rsid w:val="00281E48"/>
    <w:rsid w:val="00282174"/>
    <w:rsid w:val="002827D4"/>
    <w:rsid w:val="0028395A"/>
    <w:rsid w:val="00283DFF"/>
    <w:rsid w:val="00283F35"/>
    <w:rsid w:val="00284117"/>
    <w:rsid w:val="00284257"/>
    <w:rsid w:val="00284CAB"/>
    <w:rsid w:val="0028589B"/>
    <w:rsid w:val="00285BCF"/>
    <w:rsid w:val="00286B80"/>
    <w:rsid w:val="00287A34"/>
    <w:rsid w:val="00287C61"/>
    <w:rsid w:val="00290014"/>
    <w:rsid w:val="002914DA"/>
    <w:rsid w:val="002917C1"/>
    <w:rsid w:val="00291F71"/>
    <w:rsid w:val="00292783"/>
    <w:rsid w:val="00293261"/>
    <w:rsid w:val="0029440B"/>
    <w:rsid w:val="0029454B"/>
    <w:rsid w:val="0029597B"/>
    <w:rsid w:val="00295F67"/>
    <w:rsid w:val="002964F4"/>
    <w:rsid w:val="002965DE"/>
    <w:rsid w:val="0029699A"/>
    <w:rsid w:val="00296EB9"/>
    <w:rsid w:val="00297844"/>
    <w:rsid w:val="002979F1"/>
    <w:rsid w:val="00297C64"/>
    <w:rsid w:val="002A01A1"/>
    <w:rsid w:val="002A057B"/>
    <w:rsid w:val="002A0BCD"/>
    <w:rsid w:val="002A1320"/>
    <w:rsid w:val="002A1D56"/>
    <w:rsid w:val="002A271E"/>
    <w:rsid w:val="002A29CB"/>
    <w:rsid w:val="002A3228"/>
    <w:rsid w:val="002A346A"/>
    <w:rsid w:val="002A3472"/>
    <w:rsid w:val="002A3FE4"/>
    <w:rsid w:val="002A4147"/>
    <w:rsid w:val="002A590E"/>
    <w:rsid w:val="002A6688"/>
    <w:rsid w:val="002A7043"/>
    <w:rsid w:val="002A7232"/>
    <w:rsid w:val="002A7A72"/>
    <w:rsid w:val="002B14D7"/>
    <w:rsid w:val="002B1B7D"/>
    <w:rsid w:val="002B2BE5"/>
    <w:rsid w:val="002B374D"/>
    <w:rsid w:val="002B5323"/>
    <w:rsid w:val="002B5B46"/>
    <w:rsid w:val="002B6D46"/>
    <w:rsid w:val="002B744B"/>
    <w:rsid w:val="002B7488"/>
    <w:rsid w:val="002C0728"/>
    <w:rsid w:val="002C0919"/>
    <w:rsid w:val="002C15DB"/>
    <w:rsid w:val="002C3DBB"/>
    <w:rsid w:val="002C3DC1"/>
    <w:rsid w:val="002C40A9"/>
    <w:rsid w:val="002C4269"/>
    <w:rsid w:val="002C4320"/>
    <w:rsid w:val="002C50AE"/>
    <w:rsid w:val="002C5E51"/>
    <w:rsid w:val="002C629A"/>
    <w:rsid w:val="002C6804"/>
    <w:rsid w:val="002C7536"/>
    <w:rsid w:val="002C7A4A"/>
    <w:rsid w:val="002D067C"/>
    <w:rsid w:val="002D10CE"/>
    <w:rsid w:val="002D2389"/>
    <w:rsid w:val="002D2A75"/>
    <w:rsid w:val="002D2E18"/>
    <w:rsid w:val="002D3663"/>
    <w:rsid w:val="002D4C65"/>
    <w:rsid w:val="002D57D9"/>
    <w:rsid w:val="002D5F06"/>
    <w:rsid w:val="002D6020"/>
    <w:rsid w:val="002D6376"/>
    <w:rsid w:val="002D74E1"/>
    <w:rsid w:val="002D7F0C"/>
    <w:rsid w:val="002E00B0"/>
    <w:rsid w:val="002E0A2C"/>
    <w:rsid w:val="002E0E29"/>
    <w:rsid w:val="002E10A1"/>
    <w:rsid w:val="002E1B39"/>
    <w:rsid w:val="002E2477"/>
    <w:rsid w:val="002E38F5"/>
    <w:rsid w:val="002E3DFE"/>
    <w:rsid w:val="002E46B4"/>
    <w:rsid w:val="002E4E91"/>
    <w:rsid w:val="002E53BF"/>
    <w:rsid w:val="002E5AB0"/>
    <w:rsid w:val="002E5BF6"/>
    <w:rsid w:val="002E7171"/>
    <w:rsid w:val="002E7E30"/>
    <w:rsid w:val="002F0C05"/>
    <w:rsid w:val="002F10C9"/>
    <w:rsid w:val="002F133A"/>
    <w:rsid w:val="002F1877"/>
    <w:rsid w:val="002F2F3D"/>
    <w:rsid w:val="002F3C9E"/>
    <w:rsid w:val="002F3D0E"/>
    <w:rsid w:val="002F41E5"/>
    <w:rsid w:val="002F4377"/>
    <w:rsid w:val="002F466B"/>
    <w:rsid w:val="002F5EE8"/>
    <w:rsid w:val="002F5F42"/>
    <w:rsid w:val="002F61B6"/>
    <w:rsid w:val="002F661B"/>
    <w:rsid w:val="002F68E0"/>
    <w:rsid w:val="002F7A9E"/>
    <w:rsid w:val="003000BE"/>
    <w:rsid w:val="00300A3C"/>
    <w:rsid w:val="00300FD8"/>
    <w:rsid w:val="0030150D"/>
    <w:rsid w:val="003015C8"/>
    <w:rsid w:val="00301DF1"/>
    <w:rsid w:val="00302B11"/>
    <w:rsid w:val="003031DD"/>
    <w:rsid w:val="0030370E"/>
    <w:rsid w:val="003039BD"/>
    <w:rsid w:val="00304B7B"/>
    <w:rsid w:val="00304F56"/>
    <w:rsid w:val="00305198"/>
    <w:rsid w:val="00305359"/>
    <w:rsid w:val="00307954"/>
    <w:rsid w:val="003118AE"/>
    <w:rsid w:val="00311EF8"/>
    <w:rsid w:val="0031425A"/>
    <w:rsid w:val="00314484"/>
    <w:rsid w:val="003152A8"/>
    <w:rsid w:val="003156AF"/>
    <w:rsid w:val="00315768"/>
    <w:rsid w:val="00315799"/>
    <w:rsid w:val="0031689A"/>
    <w:rsid w:val="00316BB1"/>
    <w:rsid w:val="00317FF1"/>
    <w:rsid w:val="00320681"/>
    <w:rsid w:val="00321AAE"/>
    <w:rsid w:val="003226F4"/>
    <w:rsid w:val="00322DFF"/>
    <w:rsid w:val="00322EA3"/>
    <w:rsid w:val="00323A83"/>
    <w:rsid w:val="00323BEB"/>
    <w:rsid w:val="0032487C"/>
    <w:rsid w:val="00324C9F"/>
    <w:rsid w:val="00324CC2"/>
    <w:rsid w:val="0032568F"/>
    <w:rsid w:val="003256D6"/>
    <w:rsid w:val="00325BDD"/>
    <w:rsid w:val="00326075"/>
    <w:rsid w:val="00327969"/>
    <w:rsid w:val="00330053"/>
    <w:rsid w:val="003305BC"/>
    <w:rsid w:val="003312B0"/>
    <w:rsid w:val="0033219A"/>
    <w:rsid w:val="003325D3"/>
    <w:rsid w:val="00332857"/>
    <w:rsid w:val="00334D58"/>
    <w:rsid w:val="0033563F"/>
    <w:rsid w:val="0033687D"/>
    <w:rsid w:val="003368E3"/>
    <w:rsid w:val="00337967"/>
    <w:rsid w:val="00337E5E"/>
    <w:rsid w:val="003400FD"/>
    <w:rsid w:val="003418A4"/>
    <w:rsid w:val="00341BFD"/>
    <w:rsid w:val="00342CB7"/>
    <w:rsid w:val="00343C6F"/>
    <w:rsid w:val="0034401F"/>
    <w:rsid w:val="00344290"/>
    <w:rsid w:val="0034446F"/>
    <w:rsid w:val="003456EF"/>
    <w:rsid w:val="00346026"/>
    <w:rsid w:val="00346567"/>
    <w:rsid w:val="00350BB8"/>
    <w:rsid w:val="00350E27"/>
    <w:rsid w:val="00351F11"/>
    <w:rsid w:val="0035259B"/>
    <w:rsid w:val="003529EB"/>
    <w:rsid w:val="003541A8"/>
    <w:rsid w:val="00355968"/>
    <w:rsid w:val="00356073"/>
    <w:rsid w:val="0035777F"/>
    <w:rsid w:val="003608BC"/>
    <w:rsid w:val="00362548"/>
    <w:rsid w:val="00362CF9"/>
    <w:rsid w:val="0036352C"/>
    <w:rsid w:val="00363EAD"/>
    <w:rsid w:val="00363F3D"/>
    <w:rsid w:val="0036528F"/>
    <w:rsid w:val="00365A63"/>
    <w:rsid w:val="00366763"/>
    <w:rsid w:val="00366791"/>
    <w:rsid w:val="00367914"/>
    <w:rsid w:val="003700FE"/>
    <w:rsid w:val="00371435"/>
    <w:rsid w:val="003714C0"/>
    <w:rsid w:val="00371B39"/>
    <w:rsid w:val="003727CC"/>
    <w:rsid w:val="00372FF8"/>
    <w:rsid w:val="0037300B"/>
    <w:rsid w:val="00373B4E"/>
    <w:rsid w:val="00373E23"/>
    <w:rsid w:val="00373EBB"/>
    <w:rsid w:val="00374052"/>
    <w:rsid w:val="0037418B"/>
    <w:rsid w:val="00375481"/>
    <w:rsid w:val="003768D5"/>
    <w:rsid w:val="00376CE5"/>
    <w:rsid w:val="00376ECE"/>
    <w:rsid w:val="0037751F"/>
    <w:rsid w:val="0037754D"/>
    <w:rsid w:val="00380703"/>
    <w:rsid w:val="00380CFE"/>
    <w:rsid w:val="00381239"/>
    <w:rsid w:val="00381381"/>
    <w:rsid w:val="003814E0"/>
    <w:rsid w:val="00384C96"/>
    <w:rsid w:val="00385157"/>
    <w:rsid w:val="003860BB"/>
    <w:rsid w:val="00387D28"/>
    <w:rsid w:val="0039029F"/>
    <w:rsid w:val="0039043C"/>
    <w:rsid w:val="00390EDF"/>
    <w:rsid w:val="0039150D"/>
    <w:rsid w:val="00391922"/>
    <w:rsid w:val="00391CBD"/>
    <w:rsid w:val="003922E4"/>
    <w:rsid w:val="00393178"/>
    <w:rsid w:val="00394877"/>
    <w:rsid w:val="00394E5A"/>
    <w:rsid w:val="00395381"/>
    <w:rsid w:val="00395BFA"/>
    <w:rsid w:val="00396576"/>
    <w:rsid w:val="0039734D"/>
    <w:rsid w:val="00397670"/>
    <w:rsid w:val="003976A9"/>
    <w:rsid w:val="003A0764"/>
    <w:rsid w:val="003A10D9"/>
    <w:rsid w:val="003A2EBD"/>
    <w:rsid w:val="003A3898"/>
    <w:rsid w:val="003A3B34"/>
    <w:rsid w:val="003A3CDC"/>
    <w:rsid w:val="003A3D09"/>
    <w:rsid w:val="003A3D30"/>
    <w:rsid w:val="003A5433"/>
    <w:rsid w:val="003A5558"/>
    <w:rsid w:val="003A5803"/>
    <w:rsid w:val="003A5BE0"/>
    <w:rsid w:val="003A705F"/>
    <w:rsid w:val="003A7616"/>
    <w:rsid w:val="003A763C"/>
    <w:rsid w:val="003A7F08"/>
    <w:rsid w:val="003B27D5"/>
    <w:rsid w:val="003B2926"/>
    <w:rsid w:val="003B30CA"/>
    <w:rsid w:val="003B325C"/>
    <w:rsid w:val="003B46C3"/>
    <w:rsid w:val="003B538D"/>
    <w:rsid w:val="003B5B85"/>
    <w:rsid w:val="003B604F"/>
    <w:rsid w:val="003B620C"/>
    <w:rsid w:val="003B6934"/>
    <w:rsid w:val="003B6A33"/>
    <w:rsid w:val="003B6B6C"/>
    <w:rsid w:val="003C01D0"/>
    <w:rsid w:val="003C1061"/>
    <w:rsid w:val="003C11CF"/>
    <w:rsid w:val="003C17C8"/>
    <w:rsid w:val="003C1F99"/>
    <w:rsid w:val="003C2234"/>
    <w:rsid w:val="003C40B4"/>
    <w:rsid w:val="003C492A"/>
    <w:rsid w:val="003C4DFA"/>
    <w:rsid w:val="003C5540"/>
    <w:rsid w:val="003C6462"/>
    <w:rsid w:val="003C7046"/>
    <w:rsid w:val="003D00E9"/>
    <w:rsid w:val="003D050F"/>
    <w:rsid w:val="003D0954"/>
    <w:rsid w:val="003D1A31"/>
    <w:rsid w:val="003D2150"/>
    <w:rsid w:val="003D2B10"/>
    <w:rsid w:val="003D50D5"/>
    <w:rsid w:val="003D699E"/>
    <w:rsid w:val="003D6A3F"/>
    <w:rsid w:val="003D72B1"/>
    <w:rsid w:val="003E25EB"/>
    <w:rsid w:val="003E30AD"/>
    <w:rsid w:val="003E5F28"/>
    <w:rsid w:val="003E60D1"/>
    <w:rsid w:val="003E64A5"/>
    <w:rsid w:val="003E6D16"/>
    <w:rsid w:val="003E7066"/>
    <w:rsid w:val="003E745D"/>
    <w:rsid w:val="003E7C0D"/>
    <w:rsid w:val="003E7E8F"/>
    <w:rsid w:val="003E7EF2"/>
    <w:rsid w:val="003E7F65"/>
    <w:rsid w:val="003F0D5C"/>
    <w:rsid w:val="003F139C"/>
    <w:rsid w:val="003F1432"/>
    <w:rsid w:val="003F15A1"/>
    <w:rsid w:val="003F1F45"/>
    <w:rsid w:val="003F2B3C"/>
    <w:rsid w:val="003F2DDB"/>
    <w:rsid w:val="003F30F3"/>
    <w:rsid w:val="003F32AE"/>
    <w:rsid w:val="003F334A"/>
    <w:rsid w:val="003F3CD9"/>
    <w:rsid w:val="003F425B"/>
    <w:rsid w:val="003F5724"/>
    <w:rsid w:val="003F622B"/>
    <w:rsid w:val="003F67DA"/>
    <w:rsid w:val="003F6BED"/>
    <w:rsid w:val="003F6FD8"/>
    <w:rsid w:val="003F75F2"/>
    <w:rsid w:val="003F76E5"/>
    <w:rsid w:val="003F7C34"/>
    <w:rsid w:val="004004D8"/>
    <w:rsid w:val="00400698"/>
    <w:rsid w:val="0040110F"/>
    <w:rsid w:val="00401C5F"/>
    <w:rsid w:val="004027CC"/>
    <w:rsid w:val="00403B9D"/>
    <w:rsid w:val="0040455A"/>
    <w:rsid w:val="00404B2C"/>
    <w:rsid w:val="00407354"/>
    <w:rsid w:val="0040735D"/>
    <w:rsid w:val="00407534"/>
    <w:rsid w:val="00407555"/>
    <w:rsid w:val="0040764E"/>
    <w:rsid w:val="0040794C"/>
    <w:rsid w:val="0041026C"/>
    <w:rsid w:val="0041048E"/>
    <w:rsid w:val="00410A46"/>
    <w:rsid w:val="004110C4"/>
    <w:rsid w:val="004122B3"/>
    <w:rsid w:val="004128ED"/>
    <w:rsid w:val="00413550"/>
    <w:rsid w:val="00413D5A"/>
    <w:rsid w:val="00415536"/>
    <w:rsid w:val="0041572F"/>
    <w:rsid w:val="00415E83"/>
    <w:rsid w:val="004179CD"/>
    <w:rsid w:val="0042005D"/>
    <w:rsid w:val="00420781"/>
    <w:rsid w:val="004216D8"/>
    <w:rsid w:val="00421A52"/>
    <w:rsid w:val="0042273C"/>
    <w:rsid w:val="004237CF"/>
    <w:rsid w:val="00423A91"/>
    <w:rsid w:val="00425D23"/>
    <w:rsid w:val="0042608C"/>
    <w:rsid w:val="004277E4"/>
    <w:rsid w:val="004278FE"/>
    <w:rsid w:val="00427DC5"/>
    <w:rsid w:val="00430840"/>
    <w:rsid w:val="00430B18"/>
    <w:rsid w:val="00430BFF"/>
    <w:rsid w:val="00430D3C"/>
    <w:rsid w:val="00430F29"/>
    <w:rsid w:val="00433A71"/>
    <w:rsid w:val="00434D2F"/>
    <w:rsid w:val="004352E0"/>
    <w:rsid w:val="00435833"/>
    <w:rsid w:val="004359F1"/>
    <w:rsid w:val="0044287A"/>
    <w:rsid w:val="004428E3"/>
    <w:rsid w:val="00442CE0"/>
    <w:rsid w:val="00443AF3"/>
    <w:rsid w:val="00443D1A"/>
    <w:rsid w:val="00445355"/>
    <w:rsid w:val="00445CB3"/>
    <w:rsid w:val="0044612D"/>
    <w:rsid w:val="004462A0"/>
    <w:rsid w:val="00446E77"/>
    <w:rsid w:val="0045060E"/>
    <w:rsid w:val="00450CFD"/>
    <w:rsid w:val="004514F5"/>
    <w:rsid w:val="00451D18"/>
    <w:rsid w:val="0045349E"/>
    <w:rsid w:val="00455376"/>
    <w:rsid w:val="004565C6"/>
    <w:rsid w:val="00456BFE"/>
    <w:rsid w:val="004604F9"/>
    <w:rsid w:val="00460778"/>
    <w:rsid w:val="00461B9E"/>
    <w:rsid w:val="00462816"/>
    <w:rsid w:val="00462A52"/>
    <w:rsid w:val="00463607"/>
    <w:rsid w:val="004636F6"/>
    <w:rsid w:val="004640FD"/>
    <w:rsid w:val="004649C3"/>
    <w:rsid w:val="00465F4D"/>
    <w:rsid w:val="00466C78"/>
    <w:rsid w:val="00467C3D"/>
    <w:rsid w:val="0047091B"/>
    <w:rsid w:val="004712B8"/>
    <w:rsid w:val="00471402"/>
    <w:rsid w:val="00471D7D"/>
    <w:rsid w:val="00472C36"/>
    <w:rsid w:val="00472E4A"/>
    <w:rsid w:val="00472F74"/>
    <w:rsid w:val="004736D6"/>
    <w:rsid w:val="0047399E"/>
    <w:rsid w:val="00474437"/>
    <w:rsid w:val="00475397"/>
    <w:rsid w:val="00475E95"/>
    <w:rsid w:val="004776DC"/>
    <w:rsid w:val="00477A7F"/>
    <w:rsid w:val="00477AA4"/>
    <w:rsid w:val="0048000B"/>
    <w:rsid w:val="004803D6"/>
    <w:rsid w:val="00480963"/>
    <w:rsid w:val="00482728"/>
    <w:rsid w:val="00482B72"/>
    <w:rsid w:val="0048376B"/>
    <w:rsid w:val="00484321"/>
    <w:rsid w:val="00485593"/>
    <w:rsid w:val="0048571E"/>
    <w:rsid w:val="00485D9E"/>
    <w:rsid w:val="00485FDF"/>
    <w:rsid w:val="00486821"/>
    <w:rsid w:val="00486A27"/>
    <w:rsid w:val="004875EE"/>
    <w:rsid w:val="00491556"/>
    <w:rsid w:val="0049166F"/>
    <w:rsid w:val="00492A1E"/>
    <w:rsid w:val="00492C7A"/>
    <w:rsid w:val="004932B8"/>
    <w:rsid w:val="00493F25"/>
    <w:rsid w:val="004944FE"/>
    <w:rsid w:val="00495A0A"/>
    <w:rsid w:val="00495A96"/>
    <w:rsid w:val="00495F44"/>
    <w:rsid w:val="004960E3"/>
    <w:rsid w:val="00497834"/>
    <w:rsid w:val="0049788D"/>
    <w:rsid w:val="00497A9E"/>
    <w:rsid w:val="004A072B"/>
    <w:rsid w:val="004A10BA"/>
    <w:rsid w:val="004A173E"/>
    <w:rsid w:val="004A196B"/>
    <w:rsid w:val="004A28B6"/>
    <w:rsid w:val="004A3068"/>
    <w:rsid w:val="004A3B78"/>
    <w:rsid w:val="004A49E2"/>
    <w:rsid w:val="004A4E1F"/>
    <w:rsid w:val="004A4F8B"/>
    <w:rsid w:val="004A5681"/>
    <w:rsid w:val="004A5E5C"/>
    <w:rsid w:val="004A6200"/>
    <w:rsid w:val="004A6438"/>
    <w:rsid w:val="004A6517"/>
    <w:rsid w:val="004A671A"/>
    <w:rsid w:val="004A6BD7"/>
    <w:rsid w:val="004A6EEE"/>
    <w:rsid w:val="004A7735"/>
    <w:rsid w:val="004A778B"/>
    <w:rsid w:val="004B064E"/>
    <w:rsid w:val="004B07C6"/>
    <w:rsid w:val="004B0842"/>
    <w:rsid w:val="004B15E3"/>
    <w:rsid w:val="004B167C"/>
    <w:rsid w:val="004B170D"/>
    <w:rsid w:val="004B1A77"/>
    <w:rsid w:val="004B2A3C"/>
    <w:rsid w:val="004B3047"/>
    <w:rsid w:val="004B308D"/>
    <w:rsid w:val="004B310C"/>
    <w:rsid w:val="004B348E"/>
    <w:rsid w:val="004B3AD2"/>
    <w:rsid w:val="004B4243"/>
    <w:rsid w:val="004B4552"/>
    <w:rsid w:val="004B4721"/>
    <w:rsid w:val="004B4EE2"/>
    <w:rsid w:val="004B6820"/>
    <w:rsid w:val="004B6878"/>
    <w:rsid w:val="004B6FEF"/>
    <w:rsid w:val="004C1D8D"/>
    <w:rsid w:val="004C1F7D"/>
    <w:rsid w:val="004C20DE"/>
    <w:rsid w:val="004C334C"/>
    <w:rsid w:val="004C4ED6"/>
    <w:rsid w:val="004C4F71"/>
    <w:rsid w:val="004C54E2"/>
    <w:rsid w:val="004C6FAD"/>
    <w:rsid w:val="004C726C"/>
    <w:rsid w:val="004C78A6"/>
    <w:rsid w:val="004C7A29"/>
    <w:rsid w:val="004D0679"/>
    <w:rsid w:val="004D2CE3"/>
    <w:rsid w:val="004D2EDD"/>
    <w:rsid w:val="004D2FC2"/>
    <w:rsid w:val="004D30E6"/>
    <w:rsid w:val="004D344B"/>
    <w:rsid w:val="004D3DF8"/>
    <w:rsid w:val="004D3E6F"/>
    <w:rsid w:val="004D4D78"/>
    <w:rsid w:val="004D5475"/>
    <w:rsid w:val="004D5586"/>
    <w:rsid w:val="004D559A"/>
    <w:rsid w:val="004D5800"/>
    <w:rsid w:val="004D6DEE"/>
    <w:rsid w:val="004D6FDD"/>
    <w:rsid w:val="004E0FBA"/>
    <w:rsid w:val="004E101F"/>
    <w:rsid w:val="004E11C2"/>
    <w:rsid w:val="004E1500"/>
    <w:rsid w:val="004E196A"/>
    <w:rsid w:val="004E1CF5"/>
    <w:rsid w:val="004E290C"/>
    <w:rsid w:val="004E2B82"/>
    <w:rsid w:val="004E2C19"/>
    <w:rsid w:val="004E2EAB"/>
    <w:rsid w:val="004E389C"/>
    <w:rsid w:val="004E4B72"/>
    <w:rsid w:val="004E5224"/>
    <w:rsid w:val="004E5232"/>
    <w:rsid w:val="004E53C7"/>
    <w:rsid w:val="004F13CA"/>
    <w:rsid w:val="004F19FF"/>
    <w:rsid w:val="004F2CB2"/>
    <w:rsid w:val="004F2DDE"/>
    <w:rsid w:val="004F30CD"/>
    <w:rsid w:val="004F4CE4"/>
    <w:rsid w:val="004F52E5"/>
    <w:rsid w:val="004F55FA"/>
    <w:rsid w:val="004F6A53"/>
    <w:rsid w:val="004F7B02"/>
    <w:rsid w:val="00500149"/>
    <w:rsid w:val="00500434"/>
    <w:rsid w:val="005012A9"/>
    <w:rsid w:val="005012ED"/>
    <w:rsid w:val="0050198D"/>
    <w:rsid w:val="00501C4C"/>
    <w:rsid w:val="00502B8D"/>
    <w:rsid w:val="00502BC1"/>
    <w:rsid w:val="00503A75"/>
    <w:rsid w:val="00504F30"/>
    <w:rsid w:val="0050569E"/>
    <w:rsid w:val="0050584C"/>
    <w:rsid w:val="00505CBE"/>
    <w:rsid w:val="00506CBD"/>
    <w:rsid w:val="005074E5"/>
    <w:rsid w:val="00507B0A"/>
    <w:rsid w:val="00507CA5"/>
    <w:rsid w:val="0051044C"/>
    <w:rsid w:val="005104EE"/>
    <w:rsid w:val="0051266B"/>
    <w:rsid w:val="00512FF5"/>
    <w:rsid w:val="0051314C"/>
    <w:rsid w:val="00513EE0"/>
    <w:rsid w:val="005141C7"/>
    <w:rsid w:val="005142F0"/>
    <w:rsid w:val="00514FD7"/>
    <w:rsid w:val="00515239"/>
    <w:rsid w:val="00516C30"/>
    <w:rsid w:val="00520B05"/>
    <w:rsid w:val="00520BE6"/>
    <w:rsid w:val="00521261"/>
    <w:rsid w:val="005214F0"/>
    <w:rsid w:val="00522495"/>
    <w:rsid w:val="005230E8"/>
    <w:rsid w:val="0052326E"/>
    <w:rsid w:val="005233C7"/>
    <w:rsid w:val="00523682"/>
    <w:rsid w:val="00523CE9"/>
    <w:rsid w:val="0052416B"/>
    <w:rsid w:val="00524B71"/>
    <w:rsid w:val="005273E0"/>
    <w:rsid w:val="00527FF3"/>
    <w:rsid w:val="00531067"/>
    <w:rsid w:val="00531468"/>
    <w:rsid w:val="0053151C"/>
    <w:rsid w:val="00531A70"/>
    <w:rsid w:val="00532B4A"/>
    <w:rsid w:val="00532B59"/>
    <w:rsid w:val="00532C37"/>
    <w:rsid w:val="00533285"/>
    <w:rsid w:val="00534C7B"/>
    <w:rsid w:val="00534EC3"/>
    <w:rsid w:val="005377CC"/>
    <w:rsid w:val="00537CDD"/>
    <w:rsid w:val="00540C19"/>
    <w:rsid w:val="00540DBF"/>
    <w:rsid w:val="005421DD"/>
    <w:rsid w:val="00542D1F"/>
    <w:rsid w:val="00543D2A"/>
    <w:rsid w:val="00544664"/>
    <w:rsid w:val="005446E2"/>
    <w:rsid w:val="00544E2F"/>
    <w:rsid w:val="00544E38"/>
    <w:rsid w:val="005458CE"/>
    <w:rsid w:val="00545C30"/>
    <w:rsid w:val="00546A54"/>
    <w:rsid w:val="005502DC"/>
    <w:rsid w:val="00551445"/>
    <w:rsid w:val="005515A5"/>
    <w:rsid w:val="005517B8"/>
    <w:rsid w:val="00552AA8"/>
    <w:rsid w:val="00552E41"/>
    <w:rsid w:val="00553078"/>
    <w:rsid w:val="00553454"/>
    <w:rsid w:val="00554292"/>
    <w:rsid w:val="00554351"/>
    <w:rsid w:val="0055489D"/>
    <w:rsid w:val="0055578F"/>
    <w:rsid w:val="0055676E"/>
    <w:rsid w:val="00557C0B"/>
    <w:rsid w:val="00560103"/>
    <w:rsid w:val="005601EB"/>
    <w:rsid w:val="005609EE"/>
    <w:rsid w:val="0056253A"/>
    <w:rsid w:val="0056315D"/>
    <w:rsid w:val="0056350E"/>
    <w:rsid w:val="00563563"/>
    <w:rsid w:val="00564D48"/>
    <w:rsid w:val="00564F90"/>
    <w:rsid w:val="00565264"/>
    <w:rsid w:val="00566B36"/>
    <w:rsid w:val="005674AC"/>
    <w:rsid w:val="00567759"/>
    <w:rsid w:val="00567A7F"/>
    <w:rsid w:val="00567FE1"/>
    <w:rsid w:val="0057087C"/>
    <w:rsid w:val="0057220C"/>
    <w:rsid w:val="00573C9D"/>
    <w:rsid w:val="005752AC"/>
    <w:rsid w:val="005764F2"/>
    <w:rsid w:val="005766CA"/>
    <w:rsid w:val="005769D8"/>
    <w:rsid w:val="00577129"/>
    <w:rsid w:val="00580209"/>
    <w:rsid w:val="0058271B"/>
    <w:rsid w:val="0058277E"/>
    <w:rsid w:val="005843FB"/>
    <w:rsid w:val="005861B5"/>
    <w:rsid w:val="005867D3"/>
    <w:rsid w:val="00587A80"/>
    <w:rsid w:val="00587E0E"/>
    <w:rsid w:val="00587EF6"/>
    <w:rsid w:val="00587F71"/>
    <w:rsid w:val="00590103"/>
    <w:rsid w:val="00592930"/>
    <w:rsid w:val="00592A9A"/>
    <w:rsid w:val="00592B82"/>
    <w:rsid w:val="005936FE"/>
    <w:rsid w:val="005954DC"/>
    <w:rsid w:val="0059568F"/>
    <w:rsid w:val="005965EB"/>
    <w:rsid w:val="005972E9"/>
    <w:rsid w:val="00597378"/>
    <w:rsid w:val="00597D23"/>
    <w:rsid w:val="005A0932"/>
    <w:rsid w:val="005A178F"/>
    <w:rsid w:val="005A44DD"/>
    <w:rsid w:val="005A4846"/>
    <w:rsid w:val="005A60DF"/>
    <w:rsid w:val="005A6908"/>
    <w:rsid w:val="005A6B01"/>
    <w:rsid w:val="005A6F36"/>
    <w:rsid w:val="005A7553"/>
    <w:rsid w:val="005A7762"/>
    <w:rsid w:val="005B0460"/>
    <w:rsid w:val="005B05AD"/>
    <w:rsid w:val="005B0A3E"/>
    <w:rsid w:val="005B3F31"/>
    <w:rsid w:val="005B3FCD"/>
    <w:rsid w:val="005B4BA2"/>
    <w:rsid w:val="005B68AA"/>
    <w:rsid w:val="005B73E6"/>
    <w:rsid w:val="005C0153"/>
    <w:rsid w:val="005C021B"/>
    <w:rsid w:val="005C03DB"/>
    <w:rsid w:val="005C05F7"/>
    <w:rsid w:val="005C1710"/>
    <w:rsid w:val="005C1A1A"/>
    <w:rsid w:val="005C35B5"/>
    <w:rsid w:val="005C3B7D"/>
    <w:rsid w:val="005C3E9E"/>
    <w:rsid w:val="005C43A0"/>
    <w:rsid w:val="005C4B76"/>
    <w:rsid w:val="005C7DA2"/>
    <w:rsid w:val="005C7F36"/>
    <w:rsid w:val="005D0301"/>
    <w:rsid w:val="005D0541"/>
    <w:rsid w:val="005D09CB"/>
    <w:rsid w:val="005D12A2"/>
    <w:rsid w:val="005D15D4"/>
    <w:rsid w:val="005D1701"/>
    <w:rsid w:val="005D18A2"/>
    <w:rsid w:val="005D20F6"/>
    <w:rsid w:val="005D372B"/>
    <w:rsid w:val="005D3AC7"/>
    <w:rsid w:val="005D488A"/>
    <w:rsid w:val="005D49C5"/>
    <w:rsid w:val="005D4FC4"/>
    <w:rsid w:val="005D7A02"/>
    <w:rsid w:val="005E0620"/>
    <w:rsid w:val="005E09D2"/>
    <w:rsid w:val="005E1012"/>
    <w:rsid w:val="005E19F0"/>
    <w:rsid w:val="005E2D8B"/>
    <w:rsid w:val="005E43C5"/>
    <w:rsid w:val="005E45A7"/>
    <w:rsid w:val="005E490C"/>
    <w:rsid w:val="005E4B7A"/>
    <w:rsid w:val="005E4FFF"/>
    <w:rsid w:val="005E5BFD"/>
    <w:rsid w:val="005E6753"/>
    <w:rsid w:val="005E6EF4"/>
    <w:rsid w:val="005E7343"/>
    <w:rsid w:val="005E77C9"/>
    <w:rsid w:val="005F0C24"/>
    <w:rsid w:val="005F129C"/>
    <w:rsid w:val="005F1B58"/>
    <w:rsid w:val="005F270A"/>
    <w:rsid w:val="005F32F6"/>
    <w:rsid w:val="005F40C6"/>
    <w:rsid w:val="005F49E1"/>
    <w:rsid w:val="005F547D"/>
    <w:rsid w:val="005F5575"/>
    <w:rsid w:val="005F69E5"/>
    <w:rsid w:val="005F7062"/>
    <w:rsid w:val="005F760B"/>
    <w:rsid w:val="006004F8"/>
    <w:rsid w:val="006005E4"/>
    <w:rsid w:val="00603806"/>
    <w:rsid w:val="006040DA"/>
    <w:rsid w:val="00604DE6"/>
    <w:rsid w:val="006050FA"/>
    <w:rsid w:val="00606882"/>
    <w:rsid w:val="0060689C"/>
    <w:rsid w:val="006075B1"/>
    <w:rsid w:val="00607ACD"/>
    <w:rsid w:val="00607CA0"/>
    <w:rsid w:val="00610234"/>
    <w:rsid w:val="006102AF"/>
    <w:rsid w:val="006103C6"/>
    <w:rsid w:val="00611322"/>
    <w:rsid w:val="006115DF"/>
    <w:rsid w:val="00611DAC"/>
    <w:rsid w:val="00612893"/>
    <w:rsid w:val="00613642"/>
    <w:rsid w:val="00613EDA"/>
    <w:rsid w:val="00614229"/>
    <w:rsid w:val="006142CE"/>
    <w:rsid w:val="0061463E"/>
    <w:rsid w:val="0061499C"/>
    <w:rsid w:val="00614E50"/>
    <w:rsid w:val="006152B4"/>
    <w:rsid w:val="00616943"/>
    <w:rsid w:val="0061720A"/>
    <w:rsid w:val="0062261B"/>
    <w:rsid w:val="00623A59"/>
    <w:rsid w:val="00623A87"/>
    <w:rsid w:val="0062461D"/>
    <w:rsid w:val="00625FE1"/>
    <w:rsid w:val="00627100"/>
    <w:rsid w:val="00627F80"/>
    <w:rsid w:val="006305D7"/>
    <w:rsid w:val="00630F80"/>
    <w:rsid w:val="00630FFB"/>
    <w:rsid w:val="0063105A"/>
    <w:rsid w:val="00632067"/>
    <w:rsid w:val="00632094"/>
    <w:rsid w:val="00632359"/>
    <w:rsid w:val="00632405"/>
    <w:rsid w:val="00632875"/>
    <w:rsid w:val="006330FF"/>
    <w:rsid w:val="00634E26"/>
    <w:rsid w:val="00635065"/>
    <w:rsid w:val="00635431"/>
    <w:rsid w:val="00635504"/>
    <w:rsid w:val="00635A64"/>
    <w:rsid w:val="006406F8"/>
    <w:rsid w:val="00640F46"/>
    <w:rsid w:val="00641424"/>
    <w:rsid w:val="00641C61"/>
    <w:rsid w:val="00642703"/>
    <w:rsid w:val="006430DD"/>
    <w:rsid w:val="006437BF"/>
    <w:rsid w:val="006467E9"/>
    <w:rsid w:val="006468BA"/>
    <w:rsid w:val="00646E83"/>
    <w:rsid w:val="006475B0"/>
    <w:rsid w:val="006477DA"/>
    <w:rsid w:val="00647CF6"/>
    <w:rsid w:val="00650B3F"/>
    <w:rsid w:val="00650BE8"/>
    <w:rsid w:val="0065123D"/>
    <w:rsid w:val="006514DF"/>
    <w:rsid w:val="00651E19"/>
    <w:rsid w:val="0065297A"/>
    <w:rsid w:val="00652AD7"/>
    <w:rsid w:val="006541A4"/>
    <w:rsid w:val="00654710"/>
    <w:rsid w:val="0065558F"/>
    <w:rsid w:val="006572B4"/>
    <w:rsid w:val="00657427"/>
    <w:rsid w:val="00657CC1"/>
    <w:rsid w:val="006602E7"/>
    <w:rsid w:val="006608A8"/>
    <w:rsid w:val="00660E95"/>
    <w:rsid w:val="00661C9C"/>
    <w:rsid w:val="00661EAA"/>
    <w:rsid w:val="00662A70"/>
    <w:rsid w:val="0066334D"/>
    <w:rsid w:val="006638CA"/>
    <w:rsid w:val="006642E0"/>
    <w:rsid w:val="0066469C"/>
    <w:rsid w:val="0066565B"/>
    <w:rsid w:val="00665818"/>
    <w:rsid w:val="00665B79"/>
    <w:rsid w:val="00665EFC"/>
    <w:rsid w:val="00667105"/>
    <w:rsid w:val="00667162"/>
    <w:rsid w:val="0066718A"/>
    <w:rsid w:val="00667761"/>
    <w:rsid w:val="00667AAD"/>
    <w:rsid w:val="00667D90"/>
    <w:rsid w:val="00667E3C"/>
    <w:rsid w:val="00667ECE"/>
    <w:rsid w:val="0067081E"/>
    <w:rsid w:val="006715DC"/>
    <w:rsid w:val="00671737"/>
    <w:rsid w:val="00671936"/>
    <w:rsid w:val="00671AF0"/>
    <w:rsid w:val="00671FDB"/>
    <w:rsid w:val="006727C4"/>
    <w:rsid w:val="00672CDE"/>
    <w:rsid w:val="006735B3"/>
    <w:rsid w:val="00673F84"/>
    <w:rsid w:val="00674428"/>
    <w:rsid w:val="00674C83"/>
    <w:rsid w:val="00674D27"/>
    <w:rsid w:val="00675470"/>
    <w:rsid w:val="0067592E"/>
    <w:rsid w:val="00676E04"/>
    <w:rsid w:val="00681063"/>
    <w:rsid w:val="00681762"/>
    <w:rsid w:val="00681F07"/>
    <w:rsid w:val="0068288C"/>
    <w:rsid w:val="006836F6"/>
    <w:rsid w:val="00683BCD"/>
    <w:rsid w:val="00684D91"/>
    <w:rsid w:val="0068513D"/>
    <w:rsid w:val="0068538B"/>
    <w:rsid w:val="006865D3"/>
    <w:rsid w:val="0068678D"/>
    <w:rsid w:val="00686900"/>
    <w:rsid w:val="00687746"/>
    <w:rsid w:val="00690B15"/>
    <w:rsid w:val="00690D6D"/>
    <w:rsid w:val="00691AB8"/>
    <w:rsid w:val="0069289E"/>
    <w:rsid w:val="006934C8"/>
    <w:rsid w:val="00693860"/>
    <w:rsid w:val="00693EA7"/>
    <w:rsid w:val="00693F02"/>
    <w:rsid w:val="00694A29"/>
    <w:rsid w:val="006950DC"/>
    <w:rsid w:val="00695BC8"/>
    <w:rsid w:val="0069615B"/>
    <w:rsid w:val="00697063"/>
    <w:rsid w:val="006971C7"/>
    <w:rsid w:val="006A0668"/>
    <w:rsid w:val="006A095E"/>
    <w:rsid w:val="006A0DAB"/>
    <w:rsid w:val="006A20BB"/>
    <w:rsid w:val="006A3B7D"/>
    <w:rsid w:val="006A417B"/>
    <w:rsid w:val="006A51E3"/>
    <w:rsid w:val="006A5A45"/>
    <w:rsid w:val="006A5C24"/>
    <w:rsid w:val="006A5CF5"/>
    <w:rsid w:val="006A623A"/>
    <w:rsid w:val="006A69B6"/>
    <w:rsid w:val="006A6B63"/>
    <w:rsid w:val="006A7709"/>
    <w:rsid w:val="006B050F"/>
    <w:rsid w:val="006B1711"/>
    <w:rsid w:val="006B2D6A"/>
    <w:rsid w:val="006B314D"/>
    <w:rsid w:val="006B3A11"/>
    <w:rsid w:val="006B455C"/>
    <w:rsid w:val="006B5B1F"/>
    <w:rsid w:val="006B796E"/>
    <w:rsid w:val="006C00C8"/>
    <w:rsid w:val="006C1FE1"/>
    <w:rsid w:val="006C3DAA"/>
    <w:rsid w:val="006C49B5"/>
    <w:rsid w:val="006C5E0F"/>
    <w:rsid w:val="006C60A6"/>
    <w:rsid w:val="006C65AF"/>
    <w:rsid w:val="006C6F06"/>
    <w:rsid w:val="006C7A9E"/>
    <w:rsid w:val="006C7BBB"/>
    <w:rsid w:val="006C7FF8"/>
    <w:rsid w:val="006D0CBF"/>
    <w:rsid w:val="006D147A"/>
    <w:rsid w:val="006D1590"/>
    <w:rsid w:val="006D1F1A"/>
    <w:rsid w:val="006D2339"/>
    <w:rsid w:val="006D3420"/>
    <w:rsid w:val="006D481F"/>
    <w:rsid w:val="006D572C"/>
    <w:rsid w:val="006D5DD8"/>
    <w:rsid w:val="006D6009"/>
    <w:rsid w:val="006D683A"/>
    <w:rsid w:val="006D691B"/>
    <w:rsid w:val="006D7645"/>
    <w:rsid w:val="006D7897"/>
    <w:rsid w:val="006D7F27"/>
    <w:rsid w:val="006E0421"/>
    <w:rsid w:val="006E07B1"/>
    <w:rsid w:val="006E0C39"/>
    <w:rsid w:val="006E28BE"/>
    <w:rsid w:val="006E28EB"/>
    <w:rsid w:val="006E2914"/>
    <w:rsid w:val="006E3EA6"/>
    <w:rsid w:val="006E5960"/>
    <w:rsid w:val="006E627F"/>
    <w:rsid w:val="006E69DE"/>
    <w:rsid w:val="006E7302"/>
    <w:rsid w:val="006F04C8"/>
    <w:rsid w:val="006F22B6"/>
    <w:rsid w:val="006F24F5"/>
    <w:rsid w:val="006F29D9"/>
    <w:rsid w:val="006F420F"/>
    <w:rsid w:val="006F44C6"/>
    <w:rsid w:val="006F505F"/>
    <w:rsid w:val="006F50A7"/>
    <w:rsid w:val="006F5268"/>
    <w:rsid w:val="006F734D"/>
    <w:rsid w:val="006F7473"/>
    <w:rsid w:val="00701B41"/>
    <w:rsid w:val="007021F2"/>
    <w:rsid w:val="00702238"/>
    <w:rsid w:val="0070251F"/>
    <w:rsid w:val="0070323F"/>
    <w:rsid w:val="00703B9C"/>
    <w:rsid w:val="00704E6B"/>
    <w:rsid w:val="00704EE9"/>
    <w:rsid w:val="0070731E"/>
    <w:rsid w:val="00707C6B"/>
    <w:rsid w:val="00710514"/>
    <w:rsid w:val="00710C9F"/>
    <w:rsid w:val="00710DC8"/>
    <w:rsid w:val="007118F4"/>
    <w:rsid w:val="00712511"/>
    <w:rsid w:val="00712A49"/>
    <w:rsid w:val="00713B30"/>
    <w:rsid w:val="007140A0"/>
    <w:rsid w:val="007160B4"/>
    <w:rsid w:val="00717525"/>
    <w:rsid w:val="007179E8"/>
    <w:rsid w:val="00717F53"/>
    <w:rsid w:val="00717FA9"/>
    <w:rsid w:val="0072083C"/>
    <w:rsid w:val="00720A46"/>
    <w:rsid w:val="00720A49"/>
    <w:rsid w:val="0072140A"/>
    <w:rsid w:val="007217F9"/>
    <w:rsid w:val="0072554F"/>
    <w:rsid w:val="00725621"/>
    <w:rsid w:val="00725DAE"/>
    <w:rsid w:val="00726A45"/>
    <w:rsid w:val="00727AA2"/>
    <w:rsid w:val="00730370"/>
    <w:rsid w:val="007313C9"/>
    <w:rsid w:val="0073163D"/>
    <w:rsid w:val="00731B92"/>
    <w:rsid w:val="007326E9"/>
    <w:rsid w:val="00733DB3"/>
    <w:rsid w:val="00734244"/>
    <w:rsid w:val="0073468F"/>
    <w:rsid w:val="00734D79"/>
    <w:rsid w:val="007351B9"/>
    <w:rsid w:val="00735377"/>
    <w:rsid w:val="007353CC"/>
    <w:rsid w:val="007359F8"/>
    <w:rsid w:val="00735A6E"/>
    <w:rsid w:val="007360A0"/>
    <w:rsid w:val="007366FD"/>
    <w:rsid w:val="007375F2"/>
    <w:rsid w:val="00737B93"/>
    <w:rsid w:val="0074035B"/>
    <w:rsid w:val="0074041D"/>
    <w:rsid w:val="007408FB"/>
    <w:rsid w:val="00740B43"/>
    <w:rsid w:val="00740D6F"/>
    <w:rsid w:val="007413F8"/>
    <w:rsid w:val="00741745"/>
    <w:rsid w:val="007419B3"/>
    <w:rsid w:val="00741D52"/>
    <w:rsid w:val="007430A9"/>
    <w:rsid w:val="00743252"/>
    <w:rsid w:val="00743A9F"/>
    <w:rsid w:val="00743BF5"/>
    <w:rsid w:val="00743C9A"/>
    <w:rsid w:val="00743DA8"/>
    <w:rsid w:val="00743F70"/>
    <w:rsid w:val="00745A0C"/>
    <w:rsid w:val="007465A0"/>
    <w:rsid w:val="007467D6"/>
    <w:rsid w:val="0075024A"/>
    <w:rsid w:val="00750258"/>
    <w:rsid w:val="007511A5"/>
    <w:rsid w:val="00751434"/>
    <w:rsid w:val="007518A1"/>
    <w:rsid w:val="00752600"/>
    <w:rsid w:val="00752913"/>
    <w:rsid w:val="00753289"/>
    <w:rsid w:val="00753331"/>
    <w:rsid w:val="0075446E"/>
    <w:rsid w:val="00754775"/>
    <w:rsid w:val="00754CE9"/>
    <w:rsid w:val="00754F75"/>
    <w:rsid w:val="00755D85"/>
    <w:rsid w:val="00755FB4"/>
    <w:rsid w:val="00756158"/>
    <w:rsid w:val="00756803"/>
    <w:rsid w:val="00756AA3"/>
    <w:rsid w:val="00757197"/>
    <w:rsid w:val="0075787D"/>
    <w:rsid w:val="00760049"/>
    <w:rsid w:val="00761266"/>
    <w:rsid w:val="007612B3"/>
    <w:rsid w:val="00763B58"/>
    <w:rsid w:val="00764160"/>
    <w:rsid w:val="00765562"/>
    <w:rsid w:val="00765F0E"/>
    <w:rsid w:val="0076604C"/>
    <w:rsid w:val="007661DC"/>
    <w:rsid w:val="007665DD"/>
    <w:rsid w:val="007667FA"/>
    <w:rsid w:val="00766A9C"/>
    <w:rsid w:val="00770D67"/>
    <w:rsid w:val="00771F04"/>
    <w:rsid w:val="00772369"/>
    <w:rsid w:val="00773469"/>
    <w:rsid w:val="007737F5"/>
    <w:rsid w:val="0077424D"/>
    <w:rsid w:val="0077446F"/>
    <w:rsid w:val="00774C35"/>
    <w:rsid w:val="007750A3"/>
    <w:rsid w:val="00775322"/>
    <w:rsid w:val="00775424"/>
    <w:rsid w:val="0077581A"/>
    <w:rsid w:val="00775B76"/>
    <w:rsid w:val="00775F7A"/>
    <w:rsid w:val="00776003"/>
    <w:rsid w:val="0077732F"/>
    <w:rsid w:val="00777E12"/>
    <w:rsid w:val="0078010B"/>
    <w:rsid w:val="0078122C"/>
    <w:rsid w:val="007812BA"/>
    <w:rsid w:val="007821BC"/>
    <w:rsid w:val="00782329"/>
    <w:rsid w:val="007824D3"/>
    <w:rsid w:val="007825E9"/>
    <w:rsid w:val="007838A0"/>
    <w:rsid w:val="007845B4"/>
    <w:rsid w:val="00784D9A"/>
    <w:rsid w:val="0078628B"/>
    <w:rsid w:val="007869C8"/>
    <w:rsid w:val="007871E3"/>
    <w:rsid w:val="007879C2"/>
    <w:rsid w:val="007905C0"/>
    <w:rsid w:val="00790827"/>
    <w:rsid w:val="00790FD2"/>
    <w:rsid w:val="0079235C"/>
    <w:rsid w:val="0079286D"/>
    <w:rsid w:val="00793391"/>
    <w:rsid w:val="00795A8B"/>
    <w:rsid w:val="0079609E"/>
    <w:rsid w:val="00796A94"/>
    <w:rsid w:val="0079749A"/>
    <w:rsid w:val="007A01D0"/>
    <w:rsid w:val="007A0434"/>
    <w:rsid w:val="007A12A7"/>
    <w:rsid w:val="007A1BEC"/>
    <w:rsid w:val="007A1ED8"/>
    <w:rsid w:val="007A2486"/>
    <w:rsid w:val="007A26CE"/>
    <w:rsid w:val="007A30C6"/>
    <w:rsid w:val="007A312D"/>
    <w:rsid w:val="007A35B2"/>
    <w:rsid w:val="007A46B5"/>
    <w:rsid w:val="007A4D64"/>
    <w:rsid w:val="007A516C"/>
    <w:rsid w:val="007A67B9"/>
    <w:rsid w:val="007A6F31"/>
    <w:rsid w:val="007B0B73"/>
    <w:rsid w:val="007B191B"/>
    <w:rsid w:val="007B1AF2"/>
    <w:rsid w:val="007B20A0"/>
    <w:rsid w:val="007B2519"/>
    <w:rsid w:val="007B32D2"/>
    <w:rsid w:val="007B3A30"/>
    <w:rsid w:val="007B3C1F"/>
    <w:rsid w:val="007B3D96"/>
    <w:rsid w:val="007B4317"/>
    <w:rsid w:val="007B4666"/>
    <w:rsid w:val="007B57F5"/>
    <w:rsid w:val="007B5BC3"/>
    <w:rsid w:val="007B5E25"/>
    <w:rsid w:val="007B670A"/>
    <w:rsid w:val="007B696F"/>
    <w:rsid w:val="007B7730"/>
    <w:rsid w:val="007B78D5"/>
    <w:rsid w:val="007C06C1"/>
    <w:rsid w:val="007C0C2E"/>
    <w:rsid w:val="007C151C"/>
    <w:rsid w:val="007C24D8"/>
    <w:rsid w:val="007C25C0"/>
    <w:rsid w:val="007C2C08"/>
    <w:rsid w:val="007C30B7"/>
    <w:rsid w:val="007C3545"/>
    <w:rsid w:val="007C3803"/>
    <w:rsid w:val="007C4009"/>
    <w:rsid w:val="007C4F5B"/>
    <w:rsid w:val="007C54BA"/>
    <w:rsid w:val="007C5C41"/>
    <w:rsid w:val="007C6D90"/>
    <w:rsid w:val="007C7B7E"/>
    <w:rsid w:val="007C7F24"/>
    <w:rsid w:val="007D07EB"/>
    <w:rsid w:val="007D24F5"/>
    <w:rsid w:val="007D2A93"/>
    <w:rsid w:val="007D2EAA"/>
    <w:rsid w:val="007D55C4"/>
    <w:rsid w:val="007D6D6A"/>
    <w:rsid w:val="007D7033"/>
    <w:rsid w:val="007D757B"/>
    <w:rsid w:val="007E0E7B"/>
    <w:rsid w:val="007E0F26"/>
    <w:rsid w:val="007E10BB"/>
    <w:rsid w:val="007E1348"/>
    <w:rsid w:val="007E13DC"/>
    <w:rsid w:val="007E17CC"/>
    <w:rsid w:val="007E2100"/>
    <w:rsid w:val="007E23B3"/>
    <w:rsid w:val="007E2A73"/>
    <w:rsid w:val="007E2D94"/>
    <w:rsid w:val="007E367E"/>
    <w:rsid w:val="007E3F8C"/>
    <w:rsid w:val="007E43A5"/>
    <w:rsid w:val="007E4C27"/>
    <w:rsid w:val="007E4CBE"/>
    <w:rsid w:val="007E50A9"/>
    <w:rsid w:val="007E55C3"/>
    <w:rsid w:val="007E7CDC"/>
    <w:rsid w:val="007F0392"/>
    <w:rsid w:val="007F0575"/>
    <w:rsid w:val="007F0F0D"/>
    <w:rsid w:val="007F0F15"/>
    <w:rsid w:val="007F1475"/>
    <w:rsid w:val="007F1B8C"/>
    <w:rsid w:val="007F1D1A"/>
    <w:rsid w:val="007F225C"/>
    <w:rsid w:val="007F3546"/>
    <w:rsid w:val="007F4289"/>
    <w:rsid w:val="007F4CC7"/>
    <w:rsid w:val="007F5A9D"/>
    <w:rsid w:val="007F5EF7"/>
    <w:rsid w:val="007F5FCD"/>
    <w:rsid w:val="007F63C7"/>
    <w:rsid w:val="007F71F2"/>
    <w:rsid w:val="008002F3"/>
    <w:rsid w:val="0080218F"/>
    <w:rsid w:val="00802EAF"/>
    <w:rsid w:val="00803215"/>
    <w:rsid w:val="0080337F"/>
    <w:rsid w:val="008040E1"/>
    <w:rsid w:val="00804C16"/>
    <w:rsid w:val="00804F7A"/>
    <w:rsid w:val="00805388"/>
    <w:rsid w:val="00805EB6"/>
    <w:rsid w:val="00807196"/>
    <w:rsid w:val="008072BB"/>
    <w:rsid w:val="0081059F"/>
    <w:rsid w:val="00810900"/>
    <w:rsid w:val="00811CD5"/>
    <w:rsid w:val="0081232B"/>
    <w:rsid w:val="00812B09"/>
    <w:rsid w:val="00813158"/>
    <w:rsid w:val="0081382B"/>
    <w:rsid w:val="008138F5"/>
    <w:rsid w:val="008139B6"/>
    <w:rsid w:val="00813F69"/>
    <w:rsid w:val="00814146"/>
    <w:rsid w:val="00814A54"/>
    <w:rsid w:val="00814E6D"/>
    <w:rsid w:val="00815039"/>
    <w:rsid w:val="00816963"/>
    <w:rsid w:val="00817858"/>
    <w:rsid w:val="00817877"/>
    <w:rsid w:val="00820B19"/>
    <w:rsid w:val="00820EC9"/>
    <w:rsid w:val="008221DF"/>
    <w:rsid w:val="008227DA"/>
    <w:rsid w:val="008237A2"/>
    <w:rsid w:val="00823B8A"/>
    <w:rsid w:val="00823F37"/>
    <w:rsid w:val="00824839"/>
    <w:rsid w:val="00826117"/>
    <w:rsid w:val="00826570"/>
    <w:rsid w:val="008268ED"/>
    <w:rsid w:val="00826C75"/>
    <w:rsid w:val="008278CF"/>
    <w:rsid w:val="00827AC7"/>
    <w:rsid w:val="008314ED"/>
    <w:rsid w:val="00831850"/>
    <w:rsid w:val="0083259C"/>
    <w:rsid w:val="00832F17"/>
    <w:rsid w:val="00832F5C"/>
    <w:rsid w:val="008333A3"/>
    <w:rsid w:val="008349D3"/>
    <w:rsid w:val="008349FA"/>
    <w:rsid w:val="00835341"/>
    <w:rsid w:val="00836323"/>
    <w:rsid w:val="008365E9"/>
    <w:rsid w:val="008368BF"/>
    <w:rsid w:val="00836D6A"/>
    <w:rsid w:val="00837228"/>
    <w:rsid w:val="008374D7"/>
    <w:rsid w:val="00837886"/>
    <w:rsid w:val="0084007B"/>
    <w:rsid w:val="008401D4"/>
    <w:rsid w:val="008416A6"/>
    <w:rsid w:val="00841C2D"/>
    <w:rsid w:val="00843110"/>
    <w:rsid w:val="00843E7E"/>
    <w:rsid w:val="008442B5"/>
    <w:rsid w:val="00844FCB"/>
    <w:rsid w:val="0084586B"/>
    <w:rsid w:val="00845AF2"/>
    <w:rsid w:val="00846870"/>
    <w:rsid w:val="0084694A"/>
    <w:rsid w:val="00846AD8"/>
    <w:rsid w:val="00850627"/>
    <w:rsid w:val="00850E05"/>
    <w:rsid w:val="00851DFA"/>
    <w:rsid w:val="00852081"/>
    <w:rsid w:val="00852360"/>
    <w:rsid w:val="008524B3"/>
    <w:rsid w:val="0085296C"/>
    <w:rsid w:val="00853160"/>
    <w:rsid w:val="00854A35"/>
    <w:rsid w:val="00854BDA"/>
    <w:rsid w:val="00854FD5"/>
    <w:rsid w:val="008551D3"/>
    <w:rsid w:val="00855A39"/>
    <w:rsid w:val="00856468"/>
    <w:rsid w:val="00856760"/>
    <w:rsid w:val="008570A9"/>
    <w:rsid w:val="008574EB"/>
    <w:rsid w:val="0086049E"/>
    <w:rsid w:val="0086123F"/>
    <w:rsid w:val="0086184C"/>
    <w:rsid w:val="008618DE"/>
    <w:rsid w:val="00861DA3"/>
    <w:rsid w:val="00861E6A"/>
    <w:rsid w:val="00861F0B"/>
    <w:rsid w:val="008620ED"/>
    <w:rsid w:val="0086418E"/>
    <w:rsid w:val="008644F4"/>
    <w:rsid w:val="00864DF6"/>
    <w:rsid w:val="0086560E"/>
    <w:rsid w:val="008659C8"/>
    <w:rsid w:val="00865DDA"/>
    <w:rsid w:val="00866684"/>
    <w:rsid w:val="00866811"/>
    <w:rsid w:val="00867092"/>
    <w:rsid w:val="008670D1"/>
    <w:rsid w:val="008671C1"/>
    <w:rsid w:val="00867B8B"/>
    <w:rsid w:val="00867F1E"/>
    <w:rsid w:val="00870997"/>
    <w:rsid w:val="008710C4"/>
    <w:rsid w:val="008713F9"/>
    <w:rsid w:val="0087268D"/>
    <w:rsid w:val="00872E88"/>
    <w:rsid w:val="00874852"/>
    <w:rsid w:val="00874DAB"/>
    <w:rsid w:val="00874F51"/>
    <w:rsid w:val="008750BB"/>
    <w:rsid w:val="00875621"/>
    <w:rsid w:val="0087699E"/>
    <w:rsid w:val="00876DB3"/>
    <w:rsid w:val="00877341"/>
    <w:rsid w:val="00883521"/>
    <w:rsid w:val="00883EB4"/>
    <w:rsid w:val="0088600B"/>
    <w:rsid w:val="008869B8"/>
    <w:rsid w:val="0088760F"/>
    <w:rsid w:val="008877B7"/>
    <w:rsid w:val="00890398"/>
    <w:rsid w:val="008906E9"/>
    <w:rsid w:val="0089073B"/>
    <w:rsid w:val="008911D6"/>
    <w:rsid w:val="00892907"/>
    <w:rsid w:val="008930B1"/>
    <w:rsid w:val="008933A2"/>
    <w:rsid w:val="0089396A"/>
    <w:rsid w:val="00893B1D"/>
    <w:rsid w:val="00895357"/>
    <w:rsid w:val="008955FE"/>
    <w:rsid w:val="00897212"/>
    <w:rsid w:val="00897B35"/>
    <w:rsid w:val="00897B68"/>
    <w:rsid w:val="00897CF5"/>
    <w:rsid w:val="008A06C4"/>
    <w:rsid w:val="008A08B8"/>
    <w:rsid w:val="008A09BB"/>
    <w:rsid w:val="008A256D"/>
    <w:rsid w:val="008A2E1F"/>
    <w:rsid w:val="008A2E30"/>
    <w:rsid w:val="008A320D"/>
    <w:rsid w:val="008A3F00"/>
    <w:rsid w:val="008A48CB"/>
    <w:rsid w:val="008A58D1"/>
    <w:rsid w:val="008A61C2"/>
    <w:rsid w:val="008A6A6D"/>
    <w:rsid w:val="008A706A"/>
    <w:rsid w:val="008A73BF"/>
    <w:rsid w:val="008A7B0A"/>
    <w:rsid w:val="008B0BB8"/>
    <w:rsid w:val="008B0CFA"/>
    <w:rsid w:val="008B0E69"/>
    <w:rsid w:val="008B0FD4"/>
    <w:rsid w:val="008B16DC"/>
    <w:rsid w:val="008B1FB1"/>
    <w:rsid w:val="008B2E67"/>
    <w:rsid w:val="008B360E"/>
    <w:rsid w:val="008B3763"/>
    <w:rsid w:val="008B4C5B"/>
    <w:rsid w:val="008B524E"/>
    <w:rsid w:val="008B52A0"/>
    <w:rsid w:val="008B6765"/>
    <w:rsid w:val="008C0B42"/>
    <w:rsid w:val="008C11B1"/>
    <w:rsid w:val="008C19C3"/>
    <w:rsid w:val="008C24B0"/>
    <w:rsid w:val="008C24B4"/>
    <w:rsid w:val="008C2F7D"/>
    <w:rsid w:val="008C3182"/>
    <w:rsid w:val="008C3231"/>
    <w:rsid w:val="008C372A"/>
    <w:rsid w:val="008C3897"/>
    <w:rsid w:val="008C3913"/>
    <w:rsid w:val="008C41E6"/>
    <w:rsid w:val="008C4F76"/>
    <w:rsid w:val="008C6A9A"/>
    <w:rsid w:val="008C7E65"/>
    <w:rsid w:val="008C7F72"/>
    <w:rsid w:val="008D1382"/>
    <w:rsid w:val="008D1400"/>
    <w:rsid w:val="008D1B08"/>
    <w:rsid w:val="008D1C62"/>
    <w:rsid w:val="008D1DAA"/>
    <w:rsid w:val="008D24AF"/>
    <w:rsid w:val="008D2C04"/>
    <w:rsid w:val="008D33CB"/>
    <w:rsid w:val="008D38ED"/>
    <w:rsid w:val="008D3911"/>
    <w:rsid w:val="008D395D"/>
    <w:rsid w:val="008D48B9"/>
    <w:rsid w:val="008D4D1F"/>
    <w:rsid w:val="008D5141"/>
    <w:rsid w:val="008D5196"/>
    <w:rsid w:val="008D58C8"/>
    <w:rsid w:val="008D7689"/>
    <w:rsid w:val="008D7AD3"/>
    <w:rsid w:val="008D7BC1"/>
    <w:rsid w:val="008E0925"/>
    <w:rsid w:val="008E0991"/>
    <w:rsid w:val="008E123A"/>
    <w:rsid w:val="008E1D2A"/>
    <w:rsid w:val="008E1EBB"/>
    <w:rsid w:val="008E356C"/>
    <w:rsid w:val="008E37FB"/>
    <w:rsid w:val="008E3E35"/>
    <w:rsid w:val="008E3F43"/>
    <w:rsid w:val="008E41AF"/>
    <w:rsid w:val="008E529E"/>
    <w:rsid w:val="008E68EF"/>
    <w:rsid w:val="008E6D22"/>
    <w:rsid w:val="008E7BAF"/>
    <w:rsid w:val="008E7CEB"/>
    <w:rsid w:val="008F0056"/>
    <w:rsid w:val="008F04CD"/>
    <w:rsid w:val="008F1A2C"/>
    <w:rsid w:val="008F1A4B"/>
    <w:rsid w:val="008F259B"/>
    <w:rsid w:val="008F2AAB"/>
    <w:rsid w:val="008F3359"/>
    <w:rsid w:val="008F3BB3"/>
    <w:rsid w:val="008F5827"/>
    <w:rsid w:val="008F5B88"/>
    <w:rsid w:val="008F64A6"/>
    <w:rsid w:val="008F751D"/>
    <w:rsid w:val="008F7C0D"/>
    <w:rsid w:val="008F7DFC"/>
    <w:rsid w:val="009000B7"/>
    <w:rsid w:val="0090023F"/>
    <w:rsid w:val="00900D2F"/>
    <w:rsid w:val="00901172"/>
    <w:rsid w:val="009029DF"/>
    <w:rsid w:val="00902E7C"/>
    <w:rsid w:val="00903C6F"/>
    <w:rsid w:val="00904547"/>
    <w:rsid w:val="00904DFC"/>
    <w:rsid w:val="009050B2"/>
    <w:rsid w:val="00905F77"/>
    <w:rsid w:val="009065A5"/>
    <w:rsid w:val="00906CFA"/>
    <w:rsid w:val="009077FA"/>
    <w:rsid w:val="00910943"/>
    <w:rsid w:val="00911593"/>
    <w:rsid w:val="00911DB0"/>
    <w:rsid w:val="00914CA3"/>
    <w:rsid w:val="0091501F"/>
    <w:rsid w:val="00915998"/>
    <w:rsid w:val="009159E0"/>
    <w:rsid w:val="00915C1C"/>
    <w:rsid w:val="00916556"/>
    <w:rsid w:val="009178D2"/>
    <w:rsid w:val="0092064B"/>
    <w:rsid w:val="00921AB2"/>
    <w:rsid w:val="00921B3A"/>
    <w:rsid w:val="00921FAA"/>
    <w:rsid w:val="00922898"/>
    <w:rsid w:val="00922BC8"/>
    <w:rsid w:val="009232A6"/>
    <w:rsid w:val="00925DCF"/>
    <w:rsid w:val="00926290"/>
    <w:rsid w:val="00927545"/>
    <w:rsid w:val="00927834"/>
    <w:rsid w:val="009302C6"/>
    <w:rsid w:val="009308FC"/>
    <w:rsid w:val="00931CE7"/>
    <w:rsid w:val="00932582"/>
    <w:rsid w:val="0093322D"/>
    <w:rsid w:val="00933336"/>
    <w:rsid w:val="009343FC"/>
    <w:rsid w:val="00934B75"/>
    <w:rsid w:val="009356D8"/>
    <w:rsid w:val="0093589D"/>
    <w:rsid w:val="00936A35"/>
    <w:rsid w:val="00937C14"/>
    <w:rsid w:val="00937CC9"/>
    <w:rsid w:val="00940D50"/>
    <w:rsid w:val="009412DE"/>
    <w:rsid w:val="0094141B"/>
    <w:rsid w:val="00941AC8"/>
    <w:rsid w:val="00941BE9"/>
    <w:rsid w:val="00942FEF"/>
    <w:rsid w:val="0094358E"/>
    <w:rsid w:val="009446C5"/>
    <w:rsid w:val="00944748"/>
    <w:rsid w:val="00944EF5"/>
    <w:rsid w:val="00945923"/>
    <w:rsid w:val="0094646B"/>
    <w:rsid w:val="00946557"/>
    <w:rsid w:val="00947545"/>
    <w:rsid w:val="0094779A"/>
    <w:rsid w:val="0095196D"/>
    <w:rsid w:val="009533CD"/>
    <w:rsid w:val="009535E0"/>
    <w:rsid w:val="00954896"/>
    <w:rsid w:val="0095582A"/>
    <w:rsid w:val="00955CAA"/>
    <w:rsid w:val="00956C63"/>
    <w:rsid w:val="00960044"/>
    <w:rsid w:val="0096022A"/>
    <w:rsid w:val="009605FE"/>
    <w:rsid w:val="0096091E"/>
    <w:rsid w:val="009609D0"/>
    <w:rsid w:val="00962DE0"/>
    <w:rsid w:val="00963839"/>
    <w:rsid w:val="00964323"/>
    <w:rsid w:val="009651F2"/>
    <w:rsid w:val="00965491"/>
    <w:rsid w:val="00965E29"/>
    <w:rsid w:val="009662EF"/>
    <w:rsid w:val="00966EC6"/>
    <w:rsid w:val="009672F2"/>
    <w:rsid w:val="00967C10"/>
    <w:rsid w:val="00970D47"/>
    <w:rsid w:val="00970DF9"/>
    <w:rsid w:val="00971C20"/>
    <w:rsid w:val="00972E8B"/>
    <w:rsid w:val="00973E41"/>
    <w:rsid w:val="00974217"/>
    <w:rsid w:val="00975030"/>
    <w:rsid w:val="00976E3C"/>
    <w:rsid w:val="009774BC"/>
    <w:rsid w:val="00977BEF"/>
    <w:rsid w:val="00980251"/>
    <w:rsid w:val="00980580"/>
    <w:rsid w:val="009811EA"/>
    <w:rsid w:val="009825C6"/>
    <w:rsid w:val="00982AC6"/>
    <w:rsid w:val="00982BA0"/>
    <w:rsid w:val="0098320B"/>
    <w:rsid w:val="009833AE"/>
    <w:rsid w:val="00983880"/>
    <w:rsid w:val="00983CE5"/>
    <w:rsid w:val="00984247"/>
    <w:rsid w:val="00985FFA"/>
    <w:rsid w:val="009864D6"/>
    <w:rsid w:val="00986ADB"/>
    <w:rsid w:val="0098763B"/>
    <w:rsid w:val="00987D22"/>
    <w:rsid w:val="00990325"/>
    <w:rsid w:val="00990933"/>
    <w:rsid w:val="00990BEC"/>
    <w:rsid w:val="009918BA"/>
    <w:rsid w:val="00991C8B"/>
    <w:rsid w:val="00992B5B"/>
    <w:rsid w:val="009935BA"/>
    <w:rsid w:val="009939BD"/>
    <w:rsid w:val="00993DF4"/>
    <w:rsid w:val="0099445F"/>
    <w:rsid w:val="00994714"/>
    <w:rsid w:val="00994D92"/>
    <w:rsid w:val="00994E05"/>
    <w:rsid w:val="00995C3C"/>
    <w:rsid w:val="00997438"/>
    <w:rsid w:val="00997763"/>
    <w:rsid w:val="00997D65"/>
    <w:rsid w:val="009A0656"/>
    <w:rsid w:val="009A1299"/>
    <w:rsid w:val="009A18ED"/>
    <w:rsid w:val="009A31C6"/>
    <w:rsid w:val="009A3E6B"/>
    <w:rsid w:val="009A46A5"/>
    <w:rsid w:val="009A4818"/>
    <w:rsid w:val="009A5136"/>
    <w:rsid w:val="009A515A"/>
    <w:rsid w:val="009A5BE0"/>
    <w:rsid w:val="009A6BF8"/>
    <w:rsid w:val="009A76CF"/>
    <w:rsid w:val="009A7E49"/>
    <w:rsid w:val="009A7FA8"/>
    <w:rsid w:val="009A7FE5"/>
    <w:rsid w:val="009B0F5E"/>
    <w:rsid w:val="009B1359"/>
    <w:rsid w:val="009B25CE"/>
    <w:rsid w:val="009B38AD"/>
    <w:rsid w:val="009B47A5"/>
    <w:rsid w:val="009B4A25"/>
    <w:rsid w:val="009B5220"/>
    <w:rsid w:val="009B57DB"/>
    <w:rsid w:val="009B5889"/>
    <w:rsid w:val="009B6306"/>
    <w:rsid w:val="009B70D8"/>
    <w:rsid w:val="009C04C7"/>
    <w:rsid w:val="009C0917"/>
    <w:rsid w:val="009C0B89"/>
    <w:rsid w:val="009C0BDF"/>
    <w:rsid w:val="009C0FDC"/>
    <w:rsid w:val="009C1475"/>
    <w:rsid w:val="009C15A9"/>
    <w:rsid w:val="009C2C35"/>
    <w:rsid w:val="009C318B"/>
    <w:rsid w:val="009C3FDF"/>
    <w:rsid w:val="009C47AF"/>
    <w:rsid w:val="009C4991"/>
    <w:rsid w:val="009C554F"/>
    <w:rsid w:val="009C6B71"/>
    <w:rsid w:val="009C7E1E"/>
    <w:rsid w:val="009D0A19"/>
    <w:rsid w:val="009D0BAA"/>
    <w:rsid w:val="009D22BE"/>
    <w:rsid w:val="009D23A3"/>
    <w:rsid w:val="009D28F6"/>
    <w:rsid w:val="009D352E"/>
    <w:rsid w:val="009D48B2"/>
    <w:rsid w:val="009D532E"/>
    <w:rsid w:val="009D5728"/>
    <w:rsid w:val="009D583F"/>
    <w:rsid w:val="009D5F80"/>
    <w:rsid w:val="009D7060"/>
    <w:rsid w:val="009D7BB0"/>
    <w:rsid w:val="009E0110"/>
    <w:rsid w:val="009E0F84"/>
    <w:rsid w:val="009E2DEC"/>
    <w:rsid w:val="009E449E"/>
    <w:rsid w:val="009E47F1"/>
    <w:rsid w:val="009E50F3"/>
    <w:rsid w:val="009E53F9"/>
    <w:rsid w:val="009E5C34"/>
    <w:rsid w:val="009E60BC"/>
    <w:rsid w:val="009E669A"/>
    <w:rsid w:val="009E6730"/>
    <w:rsid w:val="009E73F5"/>
    <w:rsid w:val="009E7BD5"/>
    <w:rsid w:val="009F0E8B"/>
    <w:rsid w:val="009F0F04"/>
    <w:rsid w:val="009F1284"/>
    <w:rsid w:val="009F1CCD"/>
    <w:rsid w:val="009F27F2"/>
    <w:rsid w:val="009F2919"/>
    <w:rsid w:val="009F2963"/>
    <w:rsid w:val="009F2CA4"/>
    <w:rsid w:val="009F2D1B"/>
    <w:rsid w:val="009F31E4"/>
    <w:rsid w:val="009F39FD"/>
    <w:rsid w:val="009F3D42"/>
    <w:rsid w:val="009F5085"/>
    <w:rsid w:val="009F5523"/>
    <w:rsid w:val="009F5C3C"/>
    <w:rsid w:val="009F5FE3"/>
    <w:rsid w:val="009F660B"/>
    <w:rsid w:val="009F6E67"/>
    <w:rsid w:val="00A00208"/>
    <w:rsid w:val="00A0032C"/>
    <w:rsid w:val="00A011CB"/>
    <w:rsid w:val="00A014C3"/>
    <w:rsid w:val="00A01AAD"/>
    <w:rsid w:val="00A01CA0"/>
    <w:rsid w:val="00A01E17"/>
    <w:rsid w:val="00A02820"/>
    <w:rsid w:val="00A032DC"/>
    <w:rsid w:val="00A032E3"/>
    <w:rsid w:val="00A03794"/>
    <w:rsid w:val="00A03BF3"/>
    <w:rsid w:val="00A041B1"/>
    <w:rsid w:val="00A043DB"/>
    <w:rsid w:val="00A0474C"/>
    <w:rsid w:val="00A0563F"/>
    <w:rsid w:val="00A061FB"/>
    <w:rsid w:val="00A07A4C"/>
    <w:rsid w:val="00A1131A"/>
    <w:rsid w:val="00A11727"/>
    <w:rsid w:val="00A11740"/>
    <w:rsid w:val="00A13073"/>
    <w:rsid w:val="00A1329A"/>
    <w:rsid w:val="00A134A5"/>
    <w:rsid w:val="00A139C0"/>
    <w:rsid w:val="00A1410C"/>
    <w:rsid w:val="00A1453D"/>
    <w:rsid w:val="00A15198"/>
    <w:rsid w:val="00A158FE"/>
    <w:rsid w:val="00A1591B"/>
    <w:rsid w:val="00A1715E"/>
    <w:rsid w:val="00A1788A"/>
    <w:rsid w:val="00A17CE5"/>
    <w:rsid w:val="00A2011A"/>
    <w:rsid w:val="00A20713"/>
    <w:rsid w:val="00A20D5A"/>
    <w:rsid w:val="00A21F37"/>
    <w:rsid w:val="00A22387"/>
    <w:rsid w:val="00A22FD1"/>
    <w:rsid w:val="00A23FEB"/>
    <w:rsid w:val="00A2486F"/>
    <w:rsid w:val="00A25619"/>
    <w:rsid w:val="00A256B8"/>
    <w:rsid w:val="00A25B81"/>
    <w:rsid w:val="00A25B97"/>
    <w:rsid w:val="00A25FE1"/>
    <w:rsid w:val="00A26951"/>
    <w:rsid w:val="00A27479"/>
    <w:rsid w:val="00A279B1"/>
    <w:rsid w:val="00A30037"/>
    <w:rsid w:val="00A30C19"/>
    <w:rsid w:val="00A30E4F"/>
    <w:rsid w:val="00A32352"/>
    <w:rsid w:val="00A32CEA"/>
    <w:rsid w:val="00A33077"/>
    <w:rsid w:val="00A33648"/>
    <w:rsid w:val="00A3425A"/>
    <w:rsid w:val="00A34DC3"/>
    <w:rsid w:val="00A35005"/>
    <w:rsid w:val="00A351E7"/>
    <w:rsid w:val="00A35607"/>
    <w:rsid w:val="00A35645"/>
    <w:rsid w:val="00A36444"/>
    <w:rsid w:val="00A365CD"/>
    <w:rsid w:val="00A36829"/>
    <w:rsid w:val="00A36F67"/>
    <w:rsid w:val="00A37349"/>
    <w:rsid w:val="00A37948"/>
    <w:rsid w:val="00A37B22"/>
    <w:rsid w:val="00A37E79"/>
    <w:rsid w:val="00A42371"/>
    <w:rsid w:val="00A42E0B"/>
    <w:rsid w:val="00A43258"/>
    <w:rsid w:val="00A43272"/>
    <w:rsid w:val="00A435DF"/>
    <w:rsid w:val="00A435EC"/>
    <w:rsid w:val="00A4387A"/>
    <w:rsid w:val="00A439DA"/>
    <w:rsid w:val="00A44657"/>
    <w:rsid w:val="00A4489A"/>
    <w:rsid w:val="00A45AC8"/>
    <w:rsid w:val="00A45B9D"/>
    <w:rsid w:val="00A4624A"/>
    <w:rsid w:val="00A46709"/>
    <w:rsid w:val="00A505DD"/>
    <w:rsid w:val="00A507E1"/>
    <w:rsid w:val="00A5131E"/>
    <w:rsid w:val="00A514E5"/>
    <w:rsid w:val="00A51A76"/>
    <w:rsid w:val="00A52119"/>
    <w:rsid w:val="00A52125"/>
    <w:rsid w:val="00A52771"/>
    <w:rsid w:val="00A52ECD"/>
    <w:rsid w:val="00A53533"/>
    <w:rsid w:val="00A53A3A"/>
    <w:rsid w:val="00A53DE4"/>
    <w:rsid w:val="00A54717"/>
    <w:rsid w:val="00A5479A"/>
    <w:rsid w:val="00A54D1E"/>
    <w:rsid w:val="00A54DDC"/>
    <w:rsid w:val="00A56154"/>
    <w:rsid w:val="00A56F06"/>
    <w:rsid w:val="00A574F2"/>
    <w:rsid w:val="00A57625"/>
    <w:rsid w:val="00A578A7"/>
    <w:rsid w:val="00A57EEB"/>
    <w:rsid w:val="00A57F69"/>
    <w:rsid w:val="00A61BC9"/>
    <w:rsid w:val="00A63516"/>
    <w:rsid w:val="00A63D2E"/>
    <w:rsid w:val="00A64281"/>
    <w:rsid w:val="00A64F5A"/>
    <w:rsid w:val="00A661DF"/>
    <w:rsid w:val="00A6682A"/>
    <w:rsid w:val="00A66E9A"/>
    <w:rsid w:val="00A6700B"/>
    <w:rsid w:val="00A71AAA"/>
    <w:rsid w:val="00A71BED"/>
    <w:rsid w:val="00A71E86"/>
    <w:rsid w:val="00A721E9"/>
    <w:rsid w:val="00A72FF3"/>
    <w:rsid w:val="00A73AF0"/>
    <w:rsid w:val="00A740D8"/>
    <w:rsid w:val="00A743FB"/>
    <w:rsid w:val="00A74BD3"/>
    <w:rsid w:val="00A74D72"/>
    <w:rsid w:val="00A7504F"/>
    <w:rsid w:val="00A754B5"/>
    <w:rsid w:val="00A7562A"/>
    <w:rsid w:val="00A76C73"/>
    <w:rsid w:val="00A76FDC"/>
    <w:rsid w:val="00A77A30"/>
    <w:rsid w:val="00A77A70"/>
    <w:rsid w:val="00A80328"/>
    <w:rsid w:val="00A809FC"/>
    <w:rsid w:val="00A80AF4"/>
    <w:rsid w:val="00A80D43"/>
    <w:rsid w:val="00A818C2"/>
    <w:rsid w:val="00A81D55"/>
    <w:rsid w:val="00A83095"/>
    <w:rsid w:val="00A8390D"/>
    <w:rsid w:val="00A85965"/>
    <w:rsid w:val="00A85D53"/>
    <w:rsid w:val="00A86665"/>
    <w:rsid w:val="00A86A44"/>
    <w:rsid w:val="00A86C6B"/>
    <w:rsid w:val="00A879D4"/>
    <w:rsid w:val="00A905A9"/>
    <w:rsid w:val="00A907FA"/>
    <w:rsid w:val="00A91B86"/>
    <w:rsid w:val="00A91EFE"/>
    <w:rsid w:val="00A926B4"/>
    <w:rsid w:val="00A92D0B"/>
    <w:rsid w:val="00A93819"/>
    <w:rsid w:val="00A93C72"/>
    <w:rsid w:val="00A94630"/>
    <w:rsid w:val="00A94B98"/>
    <w:rsid w:val="00A94E8D"/>
    <w:rsid w:val="00A95ECF"/>
    <w:rsid w:val="00A96866"/>
    <w:rsid w:val="00A96989"/>
    <w:rsid w:val="00A96E38"/>
    <w:rsid w:val="00A9710F"/>
    <w:rsid w:val="00AA06CB"/>
    <w:rsid w:val="00AA083F"/>
    <w:rsid w:val="00AA1DF3"/>
    <w:rsid w:val="00AA212F"/>
    <w:rsid w:val="00AA2643"/>
    <w:rsid w:val="00AA3AEA"/>
    <w:rsid w:val="00AA447A"/>
    <w:rsid w:val="00AA45E5"/>
    <w:rsid w:val="00AA49E3"/>
    <w:rsid w:val="00AA4CB8"/>
    <w:rsid w:val="00AA5119"/>
    <w:rsid w:val="00AA57D6"/>
    <w:rsid w:val="00AA5C86"/>
    <w:rsid w:val="00AA6421"/>
    <w:rsid w:val="00AA687F"/>
    <w:rsid w:val="00AA6AAE"/>
    <w:rsid w:val="00AA7CE6"/>
    <w:rsid w:val="00AB0C4E"/>
    <w:rsid w:val="00AB18C3"/>
    <w:rsid w:val="00AB196D"/>
    <w:rsid w:val="00AB294D"/>
    <w:rsid w:val="00AB31FA"/>
    <w:rsid w:val="00AB4082"/>
    <w:rsid w:val="00AB5197"/>
    <w:rsid w:val="00AB6DC7"/>
    <w:rsid w:val="00AB6E0D"/>
    <w:rsid w:val="00AB7783"/>
    <w:rsid w:val="00AB7BC1"/>
    <w:rsid w:val="00AB7C19"/>
    <w:rsid w:val="00AC1AD8"/>
    <w:rsid w:val="00AC2B31"/>
    <w:rsid w:val="00AC2CB8"/>
    <w:rsid w:val="00AC3E4F"/>
    <w:rsid w:val="00AC4516"/>
    <w:rsid w:val="00AC523E"/>
    <w:rsid w:val="00AC55BC"/>
    <w:rsid w:val="00AC61E4"/>
    <w:rsid w:val="00AC652E"/>
    <w:rsid w:val="00AD002F"/>
    <w:rsid w:val="00AD15DD"/>
    <w:rsid w:val="00AD1DB5"/>
    <w:rsid w:val="00AD2034"/>
    <w:rsid w:val="00AD2514"/>
    <w:rsid w:val="00AD260A"/>
    <w:rsid w:val="00AD2699"/>
    <w:rsid w:val="00AD282A"/>
    <w:rsid w:val="00AD4519"/>
    <w:rsid w:val="00AD4DF3"/>
    <w:rsid w:val="00AD5278"/>
    <w:rsid w:val="00AD5BF7"/>
    <w:rsid w:val="00AD5C21"/>
    <w:rsid w:val="00AD7D7C"/>
    <w:rsid w:val="00AE0548"/>
    <w:rsid w:val="00AE1601"/>
    <w:rsid w:val="00AE36B3"/>
    <w:rsid w:val="00AE3C73"/>
    <w:rsid w:val="00AE4D3A"/>
    <w:rsid w:val="00AE4E28"/>
    <w:rsid w:val="00AE524A"/>
    <w:rsid w:val="00AE5DF9"/>
    <w:rsid w:val="00AE5DFD"/>
    <w:rsid w:val="00AE6CF4"/>
    <w:rsid w:val="00AE6EBB"/>
    <w:rsid w:val="00AF01BF"/>
    <w:rsid w:val="00AF030F"/>
    <w:rsid w:val="00AF092F"/>
    <w:rsid w:val="00AF0DB4"/>
    <w:rsid w:val="00AF189F"/>
    <w:rsid w:val="00AF1A52"/>
    <w:rsid w:val="00AF1B76"/>
    <w:rsid w:val="00AF2E47"/>
    <w:rsid w:val="00AF40CC"/>
    <w:rsid w:val="00AF4528"/>
    <w:rsid w:val="00AF56A1"/>
    <w:rsid w:val="00AF5A2E"/>
    <w:rsid w:val="00AF6340"/>
    <w:rsid w:val="00AF65C1"/>
    <w:rsid w:val="00AF73B5"/>
    <w:rsid w:val="00AF7BB9"/>
    <w:rsid w:val="00AF7C0D"/>
    <w:rsid w:val="00B00248"/>
    <w:rsid w:val="00B01AE1"/>
    <w:rsid w:val="00B02168"/>
    <w:rsid w:val="00B027BB"/>
    <w:rsid w:val="00B02CE2"/>
    <w:rsid w:val="00B03093"/>
    <w:rsid w:val="00B036B6"/>
    <w:rsid w:val="00B04DD6"/>
    <w:rsid w:val="00B05533"/>
    <w:rsid w:val="00B05643"/>
    <w:rsid w:val="00B05CB9"/>
    <w:rsid w:val="00B1004E"/>
    <w:rsid w:val="00B1018B"/>
    <w:rsid w:val="00B10ED0"/>
    <w:rsid w:val="00B10EE4"/>
    <w:rsid w:val="00B111E8"/>
    <w:rsid w:val="00B11E5C"/>
    <w:rsid w:val="00B13D40"/>
    <w:rsid w:val="00B14EA6"/>
    <w:rsid w:val="00B15B00"/>
    <w:rsid w:val="00B160D4"/>
    <w:rsid w:val="00B16A0F"/>
    <w:rsid w:val="00B20462"/>
    <w:rsid w:val="00B20787"/>
    <w:rsid w:val="00B20CFA"/>
    <w:rsid w:val="00B21893"/>
    <w:rsid w:val="00B226EF"/>
    <w:rsid w:val="00B22E65"/>
    <w:rsid w:val="00B2457C"/>
    <w:rsid w:val="00B2536B"/>
    <w:rsid w:val="00B26775"/>
    <w:rsid w:val="00B272AF"/>
    <w:rsid w:val="00B27871"/>
    <w:rsid w:val="00B27927"/>
    <w:rsid w:val="00B279CC"/>
    <w:rsid w:val="00B30E26"/>
    <w:rsid w:val="00B31357"/>
    <w:rsid w:val="00B3203C"/>
    <w:rsid w:val="00B32259"/>
    <w:rsid w:val="00B32892"/>
    <w:rsid w:val="00B328B1"/>
    <w:rsid w:val="00B3397C"/>
    <w:rsid w:val="00B34144"/>
    <w:rsid w:val="00B35274"/>
    <w:rsid w:val="00B366EC"/>
    <w:rsid w:val="00B36859"/>
    <w:rsid w:val="00B36CA6"/>
    <w:rsid w:val="00B40778"/>
    <w:rsid w:val="00B40C2E"/>
    <w:rsid w:val="00B40DDB"/>
    <w:rsid w:val="00B410CD"/>
    <w:rsid w:val="00B41C2D"/>
    <w:rsid w:val="00B42ACE"/>
    <w:rsid w:val="00B43068"/>
    <w:rsid w:val="00B43155"/>
    <w:rsid w:val="00B442AE"/>
    <w:rsid w:val="00B445A3"/>
    <w:rsid w:val="00B445FA"/>
    <w:rsid w:val="00B44934"/>
    <w:rsid w:val="00B44A8F"/>
    <w:rsid w:val="00B45209"/>
    <w:rsid w:val="00B4666B"/>
    <w:rsid w:val="00B4686E"/>
    <w:rsid w:val="00B46B96"/>
    <w:rsid w:val="00B46EB8"/>
    <w:rsid w:val="00B47746"/>
    <w:rsid w:val="00B50BEF"/>
    <w:rsid w:val="00B50EC0"/>
    <w:rsid w:val="00B52ACB"/>
    <w:rsid w:val="00B53765"/>
    <w:rsid w:val="00B548DC"/>
    <w:rsid w:val="00B56379"/>
    <w:rsid w:val="00B56500"/>
    <w:rsid w:val="00B60D61"/>
    <w:rsid w:val="00B614D2"/>
    <w:rsid w:val="00B61C89"/>
    <w:rsid w:val="00B62243"/>
    <w:rsid w:val="00B63DF0"/>
    <w:rsid w:val="00B65607"/>
    <w:rsid w:val="00B656F0"/>
    <w:rsid w:val="00B660A9"/>
    <w:rsid w:val="00B67088"/>
    <w:rsid w:val="00B67342"/>
    <w:rsid w:val="00B674F8"/>
    <w:rsid w:val="00B67A4F"/>
    <w:rsid w:val="00B70085"/>
    <w:rsid w:val="00B70491"/>
    <w:rsid w:val="00B7076E"/>
    <w:rsid w:val="00B709FA"/>
    <w:rsid w:val="00B71B97"/>
    <w:rsid w:val="00B73369"/>
    <w:rsid w:val="00B73D54"/>
    <w:rsid w:val="00B749ED"/>
    <w:rsid w:val="00B753DA"/>
    <w:rsid w:val="00B76546"/>
    <w:rsid w:val="00B76AEE"/>
    <w:rsid w:val="00B76E0A"/>
    <w:rsid w:val="00B7722C"/>
    <w:rsid w:val="00B77827"/>
    <w:rsid w:val="00B77BA2"/>
    <w:rsid w:val="00B800A6"/>
    <w:rsid w:val="00B81194"/>
    <w:rsid w:val="00B8120D"/>
    <w:rsid w:val="00B81FDE"/>
    <w:rsid w:val="00B823CF"/>
    <w:rsid w:val="00B849BC"/>
    <w:rsid w:val="00B85675"/>
    <w:rsid w:val="00B8680A"/>
    <w:rsid w:val="00B86B26"/>
    <w:rsid w:val="00B86F58"/>
    <w:rsid w:val="00B913EF"/>
    <w:rsid w:val="00B92E8A"/>
    <w:rsid w:val="00B9537F"/>
    <w:rsid w:val="00B95642"/>
    <w:rsid w:val="00B95B40"/>
    <w:rsid w:val="00B97BBA"/>
    <w:rsid w:val="00B97C8D"/>
    <w:rsid w:val="00BA166A"/>
    <w:rsid w:val="00BA21DB"/>
    <w:rsid w:val="00BA29D1"/>
    <w:rsid w:val="00BA30E5"/>
    <w:rsid w:val="00BA3760"/>
    <w:rsid w:val="00BA4979"/>
    <w:rsid w:val="00BA4A3E"/>
    <w:rsid w:val="00BA5E59"/>
    <w:rsid w:val="00BA675C"/>
    <w:rsid w:val="00BA6F90"/>
    <w:rsid w:val="00BB0E16"/>
    <w:rsid w:val="00BB0EBB"/>
    <w:rsid w:val="00BB1899"/>
    <w:rsid w:val="00BB1A98"/>
    <w:rsid w:val="00BB20FD"/>
    <w:rsid w:val="00BB3D70"/>
    <w:rsid w:val="00BB47ED"/>
    <w:rsid w:val="00BB4CC0"/>
    <w:rsid w:val="00BB4D82"/>
    <w:rsid w:val="00BB4DA3"/>
    <w:rsid w:val="00BB4EA5"/>
    <w:rsid w:val="00BB5AAA"/>
    <w:rsid w:val="00BB5AE2"/>
    <w:rsid w:val="00BB6835"/>
    <w:rsid w:val="00BB6E1B"/>
    <w:rsid w:val="00BB6FA5"/>
    <w:rsid w:val="00BB756B"/>
    <w:rsid w:val="00BC0BFA"/>
    <w:rsid w:val="00BC0C0A"/>
    <w:rsid w:val="00BC0C11"/>
    <w:rsid w:val="00BC15A7"/>
    <w:rsid w:val="00BC2895"/>
    <w:rsid w:val="00BC2933"/>
    <w:rsid w:val="00BC39C2"/>
    <w:rsid w:val="00BC3C6F"/>
    <w:rsid w:val="00BC3E1B"/>
    <w:rsid w:val="00BC4BA4"/>
    <w:rsid w:val="00BC5078"/>
    <w:rsid w:val="00BC5787"/>
    <w:rsid w:val="00BC5A38"/>
    <w:rsid w:val="00BC6CC0"/>
    <w:rsid w:val="00BC7743"/>
    <w:rsid w:val="00BD15C2"/>
    <w:rsid w:val="00BD1875"/>
    <w:rsid w:val="00BD1A4A"/>
    <w:rsid w:val="00BD20F3"/>
    <w:rsid w:val="00BD271C"/>
    <w:rsid w:val="00BD3830"/>
    <w:rsid w:val="00BD4401"/>
    <w:rsid w:val="00BD4DB7"/>
    <w:rsid w:val="00BD4E33"/>
    <w:rsid w:val="00BD67D4"/>
    <w:rsid w:val="00BD761C"/>
    <w:rsid w:val="00BD7920"/>
    <w:rsid w:val="00BD7C8F"/>
    <w:rsid w:val="00BE203C"/>
    <w:rsid w:val="00BE3FE5"/>
    <w:rsid w:val="00BE439E"/>
    <w:rsid w:val="00BE47FB"/>
    <w:rsid w:val="00BE5005"/>
    <w:rsid w:val="00BE5006"/>
    <w:rsid w:val="00BE5A77"/>
    <w:rsid w:val="00BE5AB5"/>
    <w:rsid w:val="00BE6005"/>
    <w:rsid w:val="00BE68AD"/>
    <w:rsid w:val="00BE78BC"/>
    <w:rsid w:val="00BF0414"/>
    <w:rsid w:val="00BF09C2"/>
    <w:rsid w:val="00BF0D7E"/>
    <w:rsid w:val="00BF0DE1"/>
    <w:rsid w:val="00BF1A1D"/>
    <w:rsid w:val="00BF1DC7"/>
    <w:rsid w:val="00BF1E8C"/>
    <w:rsid w:val="00BF25EF"/>
    <w:rsid w:val="00BF2EDA"/>
    <w:rsid w:val="00BF44F9"/>
    <w:rsid w:val="00BF4956"/>
    <w:rsid w:val="00BF5407"/>
    <w:rsid w:val="00BF78E7"/>
    <w:rsid w:val="00BF7A30"/>
    <w:rsid w:val="00BF7E51"/>
    <w:rsid w:val="00C0098E"/>
    <w:rsid w:val="00C00E5F"/>
    <w:rsid w:val="00C00F34"/>
    <w:rsid w:val="00C00F64"/>
    <w:rsid w:val="00C01BA7"/>
    <w:rsid w:val="00C027D7"/>
    <w:rsid w:val="00C0374A"/>
    <w:rsid w:val="00C040B4"/>
    <w:rsid w:val="00C047D4"/>
    <w:rsid w:val="00C04ED6"/>
    <w:rsid w:val="00C05429"/>
    <w:rsid w:val="00C06D53"/>
    <w:rsid w:val="00C06E2E"/>
    <w:rsid w:val="00C06EBA"/>
    <w:rsid w:val="00C0771B"/>
    <w:rsid w:val="00C07A5D"/>
    <w:rsid w:val="00C108C1"/>
    <w:rsid w:val="00C111C4"/>
    <w:rsid w:val="00C1185D"/>
    <w:rsid w:val="00C11C47"/>
    <w:rsid w:val="00C11E38"/>
    <w:rsid w:val="00C126AC"/>
    <w:rsid w:val="00C12A57"/>
    <w:rsid w:val="00C134BE"/>
    <w:rsid w:val="00C1460E"/>
    <w:rsid w:val="00C149B5"/>
    <w:rsid w:val="00C14B2A"/>
    <w:rsid w:val="00C14D1C"/>
    <w:rsid w:val="00C157F6"/>
    <w:rsid w:val="00C15872"/>
    <w:rsid w:val="00C17232"/>
    <w:rsid w:val="00C17E67"/>
    <w:rsid w:val="00C17FF2"/>
    <w:rsid w:val="00C20A6A"/>
    <w:rsid w:val="00C21034"/>
    <w:rsid w:val="00C213AE"/>
    <w:rsid w:val="00C22444"/>
    <w:rsid w:val="00C2272A"/>
    <w:rsid w:val="00C22745"/>
    <w:rsid w:val="00C22D38"/>
    <w:rsid w:val="00C230DA"/>
    <w:rsid w:val="00C24C17"/>
    <w:rsid w:val="00C24EC5"/>
    <w:rsid w:val="00C25AB8"/>
    <w:rsid w:val="00C25BE9"/>
    <w:rsid w:val="00C25CC0"/>
    <w:rsid w:val="00C2672C"/>
    <w:rsid w:val="00C27095"/>
    <w:rsid w:val="00C27224"/>
    <w:rsid w:val="00C2768D"/>
    <w:rsid w:val="00C27C81"/>
    <w:rsid w:val="00C30F18"/>
    <w:rsid w:val="00C3119B"/>
    <w:rsid w:val="00C31719"/>
    <w:rsid w:val="00C338A9"/>
    <w:rsid w:val="00C341DA"/>
    <w:rsid w:val="00C341FB"/>
    <w:rsid w:val="00C34484"/>
    <w:rsid w:val="00C357FC"/>
    <w:rsid w:val="00C35B2A"/>
    <w:rsid w:val="00C365E0"/>
    <w:rsid w:val="00C367EC"/>
    <w:rsid w:val="00C368DB"/>
    <w:rsid w:val="00C3694C"/>
    <w:rsid w:val="00C36CD2"/>
    <w:rsid w:val="00C37145"/>
    <w:rsid w:val="00C37599"/>
    <w:rsid w:val="00C37AEE"/>
    <w:rsid w:val="00C37DCD"/>
    <w:rsid w:val="00C405E0"/>
    <w:rsid w:val="00C40B4B"/>
    <w:rsid w:val="00C41497"/>
    <w:rsid w:val="00C414B5"/>
    <w:rsid w:val="00C426AA"/>
    <w:rsid w:val="00C42F2D"/>
    <w:rsid w:val="00C43554"/>
    <w:rsid w:val="00C448E7"/>
    <w:rsid w:val="00C45536"/>
    <w:rsid w:val="00C46766"/>
    <w:rsid w:val="00C46B0D"/>
    <w:rsid w:val="00C46E35"/>
    <w:rsid w:val="00C47357"/>
    <w:rsid w:val="00C47BD3"/>
    <w:rsid w:val="00C5039A"/>
    <w:rsid w:val="00C50AF3"/>
    <w:rsid w:val="00C50B2E"/>
    <w:rsid w:val="00C51675"/>
    <w:rsid w:val="00C527B1"/>
    <w:rsid w:val="00C53185"/>
    <w:rsid w:val="00C53BE6"/>
    <w:rsid w:val="00C54756"/>
    <w:rsid w:val="00C54ABF"/>
    <w:rsid w:val="00C551AC"/>
    <w:rsid w:val="00C55275"/>
    <w:rsid w:val="00C55F46"/>
    <w:rsid w:val="00C56F20"/>
    <w:rsid w:val="00C57BB5"/>
    <w:rsid w:val="00C57BB8"/>
    <w:rsid w:val="00C609B0"/>
    <w:rsid w:val="00C60B3D"/>
    <w:rsid w:val="00C60CBC"/>
    <w:rsid w:val="00C60F66"/>
    <w:rsid w:val="00C6187A"/>
    <w:rsid w:val="00C61C18"/>
    <w:rsid w:val="00C61C7D"/>
    <w:rsid w:val="00C620CC"/>
    <w:rsid w:val="00C6301C"/>
    <w:rsid w:val="00C64301"/>
    <w:rsid w:val="00C64DDA"/>
    <w:rsid w:val="00C65B73"/>
    <w:rsid w:val="00C65CB7"/>
    <w:rsid w:val="00C6635F"/>
    <w:rsid w:val="00C6756A"/>
    <w:rsid w:val="00C67716"/>
    <w:rsid w:val="00C70AE8"/>
    <w:rsid w:val="00C71389"/>
    <w:rsid w:val="00C71ED0"/>
    <w:rsid w:val="00C727A8"/>
    <w:rsid w:val="00C72BE7"/>
    <w:rsid w:val="00C72C4F"/>
    <w:rsid w:val="00C72FA6"/>
    <w:rsid w:val="00C73E0C"/>
    <w:rsid w:val="00C755DB"/>
    <w:rsid w:val="00C7593E"/>
    <w:rsid w:val="00C759C5"/>
    <w:rsid w:val="00C75E46"/>
    <w:rsid w:val="00C75FCB"/>
    <w:rsid w:val="00C76231"/>
    <w:rsid w:val="00C77ABC"/>
    <w:rsid w:val="00C77B3A"/>
    <w:rsid w:val="00C77C41"/>
    <w:rsid w:val="00C77C49"/>
    <w:rsid w:val="00C8364A"/>
    <w:rsid w:val="00C841FC"/>
    <w:rsid w:val="00C8619F"/>
    <w:rsid w:val="00C86772"/>
    <w:rsid w:val="00C86928"/>
    <w:rsid w:val="00C86C67"/>
    <w:rsid w:val="00C86D2E"/>
    <w:rsid w:val="00C87F4D"/>
    <w:rsid w:val="00C907C9"/>
    <w:rsid w:val="00C90D91"/>
    <w:rsid w:val="00C91564"/>
    <w:rsid w:val="00C91868"/>
    <w:rsid w:val="00C92146"/>
    <w:rsid w:val="00C93277"/>
    <w:rsid w:val="00C95494"/>
    <w:rsid w:val="00C95516"/>
    <w:rsid w:val="00C97027"/>
    <w:rsid w:val="00CA0A89"/>
    <w:rsid w:val="00CA0ECF"/>
    <w:rsid w:val="00CA1157"/>
    <w:rsid w:val="00CA14EA"/>
    <w:rsid w:val="00CA178D"/>
    <w:rsid w:val="00CA1DD7"/>
    <w:rsid w:val="00CA2342"/>
    <w:rsid w:val="00CA2464"/>
    <w:rsid w:val="00CA28E3"/>
    <w:rsid w:val="00CA37FB"/>
    <w:rsid w:val="00CA3C85"/>
    <w:rsid w:val="00CA477C"/>
    <w:rsid w:val="00CA5E4D"/>
    <w:rsid w:val="00CA6329"/>
    <w:rsid w:val="00CA6799"/>
    <w:rsid w:val="00CA68DC"/>
    <w:rsid w:val="00CA6ACC"/>
    <w:rsid w:val="00CA6B37"/>
    <w:rsid w:val="00CA6ED8"/>
    <w:rsid w:val="00CA7354"/>
    <w:rsid w:val="00CB21BE"/>
    <w:rsid w:val="00CB305E"/>
    <w:rsid w:val="00CB389C"/>
    <w:rsid w:val="00CB3A81"/>
    <w:rsid w:val="00CB506E"/>
    <w:rsid w:val="00CB58F1"/>
    <w:rsid w:val="00CB683B"/>
    <w:rsid w:val="00CB7629"/>
    <w:rsid w:val="00CB77AA"/>
    <w:rsid w:val="00CB7923"/>
    <w:rsid w:val="00CB7C03"/>
    <w:rsid w:val="00CC0140"/>
    <w:rsid w:val="00CC1C88"/>
    <w:rsid w:val="00CC1EDD"/>
    <w:rsid w:val="00CC2859"/>
    <w:rsid w:val="00CC2A25"/>
    <w:rsid w:val="00CC2B09"/>
    <w:rsid w:val="00CC32FA"/>
    <w:rsid w:val="00CC3C0C"/>
    <w:rsid w:val="00CC3FA3"/>
    <w:rsid w:val="00CC4A1C"/>
    <w:rsid w:val="00CC4A28"/>
    <w:rsid w:val="00CC53E9"/>
    <w:rsid w:val="00CC6197"/>
    <w:rsid w:val="00CC763B"/>
    <w:rsid w:val="00CC76A8"/>
    <w:rsid w:val="00CC7BDB"/>
    <w:rsid w:val="00CD0BF6"/>
    <w:rsid w:val="00CD2828"/>
    <w:rsid w:val="00CD2F32"/>
    <w:rsid w:val="00CD353B"/>
    <w:rsid w:val="00CD38C1"/>
    <w:rsid w:val="00CD4410"/>
    <w:rsid w:val="00CD49EC"/>
    <w:rsid w:val="00CD581A"/>
    <w:rsid w:val="00CD5E91"/>
    <w:rsid w:val="00CD5F13"/>
    <w:rsid w:val="00CD5F4A"/>
    <w:rsid w:val="00CD76AA"/>
    <w:rsid w:val="00CE025C"/>
    <w:rsid w:val="00CE0479"/>
    <w:rsid w:val="00CE0A9E"/>
    <w:rsid w:val="00CE0B5E"/>
    <w:rsid w:val="00CE1067"/>
    <w:rsid w:val="00CE1A6F"/>
    <w:rsid w:val="00CE1B55"/>
    <w:rsid w:val="00CE24A5"/>
    <w:rsid w:val="00CE2F65"/>
    <w:rsid w:val="00CE482D"/>
    <w:rsid w:val="00CE5713"/>
    <w:rsid w:val="00CE5D87"/>
    <w:rsid w:val="00CE60C6"/>
    <w:rsid w:val="00CE6858"/>
    <w:rsid w:val="00CE6D32"/>
    <w:rsid w:val="00CE6DDD"/>
    <w:rsid w:val="00CE75DA"/>
    <w:rsid w:val="00CE7DF8"/>
    <w:rsid w:val="00CF33C6"/>
    <w:rsid w:val="00CF34D3"/>
    <w:rsid w:val="00CF37EB"/>
    <w:rsid w:val="00CF390C"/>
    <w:rsid w:val="00CF443E"/>
    <w:rsid w:val="00CF4450"/>
    <w:rsid w:val="00CF4ADA"/>
    <w:rsid w:val="00CF4E62"/>
    <w:rsid w:val="00CF611D"/>
    <w:rsid w:val="00CF6DCF"/>
    <w:rsid w:val="00CF7FCF"/>
    <w:rsid w:val="00D003D3"/>
    <w:rsid w:val="00D01A02"/>
    <w:rsid w:val="00D02D78"/>
    <w:rsid w:val="00D03AE0"/>
    <w:rsid w:val="00D0434C"/>
    <w:rsid w:val="00D0523E"/>
    <w:rsid w:val="00D063BF"/>
    <w:rsid w:val="00D1173C"/>
    <w:rsid w:val="00D128F7"/>
    <w:rsid w:val="00D12B9B"/>
    <w:rsid w:val="00D1500E"/>
    <w:rsid w:val="00D150AE"/>
    <w:rsid w:val="00D16172"/>
    <w:rsid w:val="00D166DE"/>
    <w:rsid w:val="00D16941"/>
    <w:rsid w:val="00D205A8"/>
    <w:rsid w:val="00D20A12"/>
    <w:rsid w:val="00D20F93"/>
    <w:rsid w:val="00D21F80"/>
    <w:rsid w:val="00D22E62"/>
    <w:rsid w:val="00D23089"/>
    <w:rsid w:val="00D23666"/>
    <w:rsid w:val="00D23BB2"/>
    <w:rsid w:val="00D248DB"/>
    <w:rsid w:val="00D25794"/>
    <w:rsid w:val="00D2594F"/>
    <w:rsid w:val="00D259C9"/>
    <w:rsid w:val="00D2653F"/>
    <w:rsid w:val="00D27393"/>
    <w:rsid w:val="00D30847"/>
    <w:rsid w:val="00D30D40"/>
    <w:rsid w:val="00D31895"/>
    <w:rsid w:val="00D31C95"/>
    <w:rsid w:val="00D31DCC"/>
    <w:rsid w:val="00D32037"/>
    <w:rsid w:val="00D326B7"/>
    <w:rsid w:val="00D33006"/>
    <w:rsid w:val="00D3346F"/>
    <w:rsid w:val="00D33A8A"/>
    <w:rsid w:val="00D33EB7"/>
    <w:rsid w:val="00D34360"/>
    <w:rsid w:val="00D34D71"/>
    <w:rsid w:val="00D34EA4"/>
    <w:rsid w:val="00D36CDA"/>
    <w:rsid w:val="00D36F9B"/>
    <w:rsid w:val="00D370C8"/>
    <w:rsid w:val="00D41E94"/>
    <w:rsid w:val="00D41F6B"/>
    <w:rsid w:val="00D43456"/>
    <w:rsid w:val="00D443ED"/>
    <w:rsid w:val="00D44ABF"/>
    <w:rsid w:val="00D458BF"/>
    <w:rsid w:val="00D4621E"/>
    <w:rsid w:val="00D4692A"/>
    <w:rsid w:val="00D475FC"/>
    <w:rsid w:val="00D5016D"/>
    <w:rsid w:val="00D50633"/>
    <w:rsid w:val="00D50C36"/>
    <w:rsid w:val="00D50D01"/>
    <w:rsid w:val="00D51738"/>
    <w:rsid w:val="00D51EC8"/>
    <w:rsid w:val="00D54987"/>
    <w:rsid w:val="00D54DB0"/>
    <w:rsid w:val="00D558C1"/>
    <w:rsid w:val="00D56972"/>
    <w:rsid w:val="00D57DBD"/>
    <w:rsid w:val="00D57F9F"/>
    <w:rsid w:val="00D606B6"/>
    <w:rsid w:val="00D6173E"/>
    <w:rsid w:val="00D61A70"/>
    <w:rsid w:val="00D620D4"/>
    <w:rsid w:val="00D6227D"/>
    <w:rsid w:val="00D62CD0"/>
    <w:rsid w:val="00D63CD1"/>
    <w:rsid w:val="00D63D2F"/>
    <w:rsid w:val="00D642AA"/>
    <w:rsid w:val="00D64576"/>
    <w:rsid w:val="00D6544B"/>
    <w:rsid w:val="00D65D7E"/>
    <w:rsid w:val="00D662C3"/>
    <w:rsid w:val="00D66784"/>
    <w:rsid w:val="00D709C7"/>
    <w:rsid w:val="00D7537D"/>
    <w:rsid w:val="00D76153"/>
    <w:rsid w:val="00D77DFF"/>
    <w:rsid w:val="00D77F7C"/>
    <w:rsid w:val="00D80CE2"/>
    <w:rsid w:val="00D80EDF"/>
    <w:rsid w:val="00D81829"/>
    <w:rsid w:val="00D834E1"/>
    <w:rsid w:val="00D85C7D"/>
    <w:rsid w:val="00D86703"/>
    <w:rsid w:val="00D86D66"/>
    <w:rsid w:val="00D87802"/>
    <w:rsid w:val="00D87EC4"/>
    <w:rsid w:val="00D9067D"/>
    <w:rsid w:val="00D91E45"/>
    <w:rsid w:val="00D9250C"/>
    <w:rsid w:val="00D92A7A"/>
    <w:rsid w:val="00D94385"/>
    <w:rsid w:val="00D95502"/>
    <w:rsid w:val="00D95790"/>
    <w:rsid w:val="00D95E9A"/>
    <w:rsid w:val="00D96794"/>
    <w:rsid w:val="00D972DA"/>
    <w:rsid w:val="00D97743"/>
    <w:rsid w:val="00DA0E1F"/>
    <w:rsid w:val="00DA112A"/>
    <w:rsid w:val="00DA2A5D"/>
    <w:rsid w:val="00DA2B8F"/>
    <w:rsid w:val="00DA2E74"/>
    <w:rsid w:val="00DA37CA"/>
    <w:rsid w:val="00DA3993"/>
    <w:rsid w:val="00DA676C"/>
    <w:rsid w:val="00DA7649"/>
    <w:rsid w:val="00DB02E2"/>
    <w:rsid w:val="00DB0695"/>
    <w:rsid w:val="00DB0879"/>
    <w:rsid w:val="00DB1083"/>
    <w:rsid w:val="00DB353D"/>
    <w:rsid w:val="00DB364C"/>
    <w:rsid w:val="00DB4EE2"/>
    <w:rsid w:val="00DB71DD"/>
    <w:rsid w:val="00DB7A5E"/>
    <w:rsid w:val="00DC018D"/>
    <w:rsid w:val="00DC081E"/>
    <w:rsid w:val="00DC0F1B"/>
    <w:rsid w:val="00DC1339"/>
    <w:rsid w:val="00DC14FA"/>
    <w:rsid w:val="00DC212C"/>
    <w:rsid w:val="00DC2B79"/>
    <w:rsid w:val="00DC3D5F"/>
    <w:rsid w:val="00DC3EF5"/>
    <w:rsid w:val="00DC3F72"/>
    <w:rsid w:val="00DC4550"/>
    <w:rsid w:val="00DC471A"/>
    <w:rsid w:val="00DC507C"/>
    <w:rsid w:val="00DC595B"/>
    <w:rsid w:val="00DC5FC1"/>
    <w:rsid w:val="00DC61E6"/>
    <w:rsid w:val="00DC650A"/>
    <w:rsid w:val="00DC73B9"/>
    <w:rsid w:val="00DC7C65"/>
    <w:rsid w:val="00DD0DFB"/>
    <w:rsid w:val="00DD0E61"/>
    <w:rsid w:val="00DD18EF"/>
    <w:rsid w:val="00DD26A9"/>
    <w:rsid w:val="00DD2949"/>
    <w:rsid w:val="00DD3973"/>
    <w:rsid w:val="00DD3BB7"/>
    <w:rsid w:val="00DD42F0"/>
    <w:rsid w:val="00DD4E95"/>
    <w:rsid w:val="00DD50D2"/>
    <w:rsid w:val="00DD55D3"/>
    <w:rsid w:val="00DD5B22"/>
    <w:rsid w:val="00DD5DC5"/>
    <w:rsid w:val="00DD5F48"/>
    <w:rsid w:val="00DD6407"/>
    <w:rsid w:val="00DD76F0"/>
    <w:rsid w:val="00DE077C"/>
    <w:rsid w:val="00DE0AE6"/>
    <w:rsid w:val="00DE122F"/>
    <w:rsid w:val="00DE25E8"/>
    <w:rsid w:val="00DE2851"/>
    <w:rsid w:val="00DE3BB0"/>
    <w:rsid w:val="00DE4EDC"/>
    <w:rsid w:val="00DE5014"/>
    <w:rsid w:val="00DE59EF"/>
    <w:rsid w:val="00DE6223"/>
    <w:rsid w:val="00DE63E4"/>
    <w:rsid w:val="00DE6D26"/>
    <w:rsid w:val="00DE7786"/>
    <w:rsid w:val="00DF0056"/>
    <w:rsid w:val="00DF0329"/>
    <w:rsid w:val="00DF154F"/>
    <w:rsid w:val="00DF2140"/>
    <w:rsid w:val="00DF3533"/>
    <w:rsid w:val="00DF35FE"/>
    <w:rsid w:val="00DF3EF0"/>
    <w:rsid w:val="00DF4BC4"/>
    <w:rsid w:val="00DF53B1"/>
    <w:rsid w:val="00DF6594"/>
    <w:rsid w:val="00DF6EFE"/>
    <w:rsid w:val="00E00F29"/>
    <w:rsid w:val="00E020AD"/>
    <w:rsid w:val="00E03775"/>
    <w:rsid w:val="00E042EE"/>
    <w:rsid w:val="00E04622"/>
    <w:rsid w:val="00E04835"/>
    <w:rsid w:val="00E051B6"/>
    <w:rsid w:val="00E05B5E"/>
    <w:rsid w:val="00E05C7C"/>
    <w:rsid w:val="00E06C58"/>
    <w:rsid w:val="00E06DBD"/>
    <w:rsid w:val="00E0744E"/>
    <w:rsid w:val="00E07A2A"/>
    <w:rsid w:val="00E10A69"/>
    <w:rsid w:val="00E12035"/>
    <w:rsid w:val="00E124F6"/>
    <w:rsid w:val="00E12A41"/>
    <w:rsid w:val="00E12A4A"/>
    <w:rsid w:val="00E12F04"/>
    <w:rsid w:val="00E12F11"/>
    <w:rsid w:val="00E1318B"/>
    <w:rsid w:val="00E1479A"/>
    <w:rsid w:val="00E1501F"/>
    <w:rsid w:val="00E15463"/>
    <w:rsid w:val="00E156C5"/>
    <w:rsid w:val="00E16686"/>
    <w:rsid w:val="00E21477"/>
    <w:rsid w:val="00E21AEB"/>
    <w:rsid w:val="00E220C7"/>
    <w:rsid w:val="00E223C3"/>
    <w:rsid w:val="00E22925"/>
    <w:rsid w:val="00E23C90"/>
    <w:rsid w:val="00E2428E"/>
    <w:rsid w:val="00E245BA"/>
    <w:rsid w:val="00E24776"/>
    <w:rsid w:val="00E25AD1"/>
    <w:rsid w:val="00E27E80"/>
    <w:rsid w:val="00E30301"/>
    <w:rsid w:val="00E33923"/>
    <w:rsid w:val="00E33C67"/>
    <w:rsid w:val="00E33D35"/>
    <w:rsid w:val="00E347DC"/>
    <w:rsid w:val="00E3535B"/>
    <w:rsid w:val="00E35753"/>
    <w:rsid w:val="00E35896"/>
    <w:rsid w:val="00E36389"/>
    <w:rsid w:val="00E36B3A"/>
    <w:rsid w:val="00E37FB9"/>
    <w:rsid w:val="00E40222"/>
    <w:rsid w:val="00E41A34"/>
    <w:rsid w:val="00E4343B"/>
    <w:rsid w:val="00E44A57"/>
    <w:rsid w:val="00E44BA1"/>
    <w:rsid w:val="00E45C99"/>
    <w:rsid w:val="00E46BE1"/>
    <w:rsid w:val="00E501CC"/>
    <w:rsid w:val="00E5093A"/>
    <w:rsid w:val="00E51D7C"/>
    <w:rsid w:val="00E51E51"/>
    <w:rsid w:val="00E52528"/>
    <w:rsid w:val="00E54139"/>
    <w:rsid w:val="00E54152"/>
    <w:rsid w:val="00E54BDD"/>
    <w:rsid w:val="00E54E9B"/>
    <w:rsid w:val="00E55A3C"/>
    <w:rsid w:val="00E55C0F"/>
    <w:rsid w:val="00E55D0F"/>
    <w:rsid w:val="00E56096"/>
    <w:rsid w:val="00E560C3"/>
    <w:rsid w:val="00E56212"/>
    <w:rsid w:val="00E57208"/>
    <w:rsid w:val="00E579CA"/>
    <w:rsid w:val="00E600B9"/>
    <w:rsid w:val="00E60149"/>
    <w:rsid w:val="00E606E0"/>
    <w:rsid w:val="00E60992"/>
    <w:rsid w:val="00E61241"/>
    <w:rsid w:val="00E6193B"/>
    <w:rsid w:val="00E61C7C"/>
    <w:rsid w:val="00E620EF"/>
    <w:rsid w:val="00E62E24"/>
    <w:rsid w:val="00E631FA"/>
    <w:rsid w:val="00E637CE"/>
    <w:rsid w:val="00E645B1"/>
    <w:rsid w:val="00E64722"/>
    <w:rsid w:val="00E6499B"/>
    <w:rsid w:val="00E64F5F"/>
    <w:rsid w:val="00E65407"/>
    <w:rsid w:val="00E6794C"/>
    <w:rsid w:val="00E67CDA"/>
    <w:rsid w:val="00E71796"/>
    <w:rsid w:val="00E71AA2"/>
    <w:rsid w:val="00E71C84"/>
    <w:rsid w:val="00E72F8D"/>
    <w:rsid w:val="00E746DD"/>
    <w:rsid w:val="00E7476E"/>
    <w:rsid w:val="00E74792"/>
    <w:rsid w:val="00E7550C"/>
    <w:rsid w:val="00E75593"/>
    <w:rsid w:val="00E75F0D"/>
    <w:rsid w:val="00E75F6C"/>
    <w:rsid w:val="00E76639"/>
    <w:rsid w:val="00E806DB"/>
    <w:rsid w:val="00E81006"/>
    <w:rsid w:val="00E8102F"/>
    <w:rsid w:val="00E81050"/>
    <w:rsid w:val="00E815B2"/>
    <w:rsid w:val="00E820D3"/>
    <w:rsid w:val="00E82289"/>
    <w:rsid w:val="00E8362E"/>
    <w:rsid w:val="00E83A4C"/>
    <w:rsid w:val="00E83C4A"/>
    <w:rsid w:val="00E847C3"/>
    <w:rsid w:val="00E84FCC"/>
    <w:rsid w:val="00E86754"/>
    <w:rsid w:val="00E86954"/>
    <w:rsid w:val="00E86A4A"/>
    <w:rsid w:val="00E86E94"/>
    <w:rsid w:val="00E87652"/>
    <w:rsid w:val="00E87764"/>
    <w:rsid w:val="00E90063"/>
    <w:rsid w:val="00E9093A"/>
    <w:rsid w:val="00E90D7F"/>
    <w:rsid w:val="00E90FF0"/>
    <w:rsid w:val="00E916F5"/>
    <w:rsid w:val="00E92A0D"/>
    <w:rsid w:val="00E92B65"/>
    <w:rsid w:val="00E93B73"/>
    <w:rsid w:val="00E94288"/>
    <w:rsid w:val="00E944E5"/>
    <w:rsid w:val="00E94B95"/>
    <w:rsid w:val="00E96246"/>
    <w:rsid w:val="00EA04A6"/>
    <w:rsid w:val="00EA09C0"/>
    <w:rsid w:val="00EA1F35"/>
    <w:rsid w:val="00EA21B0"/>
    <w:rsid w:val="00EA3DE3"/>
    <w:rsid w:val="00EA4459"/>
    <w:rsid w:val="00EA4A0F"/>
    <w:rsid w:val="00EA583C"/>
    <w:rsid w:val="00EA5C09"/>
    <w:rsid w:val="00EA7526"/>
    <w:rsid w:val="00EB074B"/>
    <w:rsid w:val="00EB179B"/>
    <w:rsid w:val="00EB2637"/>
    <w:rsid w:val="00EB29F7"/>
    <w:rsid w:val="00EB2C1A"/>
    <w:rsid w:val="00EB322E"/>
    <w:rsid w:val="00EB3276"/>
    <w:rsid w:val="00EB3A14"/>
    <w:rsid w:val="00EB3A2F"/>
    <w:rsid w:val="00EB3EC4"/>
    <w:rsid w:val="00EB472A"/>
    <w:rsid w:val="00EB5275"/>
    <w:rsid w:val="00EB5487"/>
    <w:rsid w:val="00EB58A8"/>
    <w:rsid w:val="00EB64D5"/>
    <w:rsid w:val="00EB65D8"/>
    <w:rsid w:val="00EB6FDA"/>
    <w:rsid w:val="00EB789E"/>
    <w:rsid w:val="00EC0900"/>
    <w:rsid w:val="00EC1014"/>
    <w:rsid w:val="00EC12E9"/>
    <w:rsid w:val="00EC23DD"/>
    <w:rsid w:val="00EC2B29"/>
    <w:rsid w:val="00EC51E0"/>
    <w:rsid w:val="00EC51E4"/>
    <w:rsid w:val="00EC7731"/>
    <w:rsid w:val="00EC784B"/>
    <w:rsid w:val="00EC7DA9"/>
    <w:rsid w:val="00ED0524"/>
    <w:rsid w:val="00ED06CF"/>
    <w:rsid w:val="00ED0844"/>
    <w:rsid w:val="00ED0912"/>
    <w:rsid w:val="00ED3AA2"/>
    <w:rsid w:val="00ED3DAC"/>
    <w:rsid w:val="00ED7B2F"/>
    <w:rsid w:val="00EE07DA"/>
    <w:rsid w:val="00EE1544"/>
    <w:rsid w:val="00EE1A1B"/>
    <w:rsid w:val="00EE2CE7"/>
    <w:rsid w:val="00EE50E0"/>
    <w:rsid w:val="00EE5F7C"/>
    <w:rsid w:val="00EE640A"/>
    <w:rsid w:val="00EE72C4"/>
    <w:rsid w:val="00EE749D"/>
    <w:rsid w:val="00EE755F"/>
    <w:rsid w:val="00EF0D9E"/>
    <w:rsid w:val="00EF0EA4"/>
    <w:rsid w:val="00EF12BC"/>
    <w:rsid w:val="00EF21AB"/>
    <w:rsid w:val="00EF30EE"/>
    <w:rsid w:val="00EF44D3"/>
    <w:rsid w:val="00EF4A33"/>
    <w:rsid w:val="00EF51D0"/>
    <w:rsid w:val="00EF5423"/>
    <w:rsid w:val="00EF5507"/>
    <w:rsid w:val="00EF5524"/>
    <w:rsid w:val="00EF5DD7"/>
    <w:rsid w:val="00EF6485"/>
    <w:rsid w:val="00EF7730"/>
    <w:rsid w:val="00EF7CCA"/>
    <w:rsid w:val="00F00BA5"/>
    <w:rsid w:val="00F00F3A"/>
    <w:rsid w:val="00F02591"/>
    <w:rsid w:val="00F028B5"/>
    <w:rsid w:val="00F0371E"/>
    <w:rsid w:val="00F03FC7"/>
    <w:rsid w:val="00F04456"/>
    <w:rsid w:val="00F04F8D"/>
    <w:rsid w:val="00F05258"/>
    <w:rsid w:val="00F064CD"/>
    <w:rsid w:val="00F067A0"/>
    <w:rsid w:val="00F0772A"/>
    <w:rsid w:val="00F1028B"/>
    <w:rsid w:val="00F1067B"/>
    <w:rsid w:val="00F114BF"/>
    <w:rsid w:val="00F13307"/>
    <w:rsid w:val="00F14007"/>
    <w:rsid w:val="00F15CC7"/>
    <w:rsid w:val="00F16EE9"/>
    <w:rsid w:val="00F205D7"/>
    <w:rsid w:val="00F2079F"/>
    <w:rsid w:val="00F20A15"/>
    <w:rsid w:val="00F212A1"/>
    <w:rsid w:val="00F23708"/>
    <w:rsid w:val="00F242AB"/>
    <w:rsid w:val="00F245E7"/>
    <w:rsid w:val="00F24689"/>
    <w:rsid w:val="00F2468A"/>
    <w:rsid w:val="00F25089"/>
    <w:rsid w:val="00F26AE6"/>
    <w:rsid w:val="00F30268"/>
    <w:rsid w:val="00F30A5F"/>
    <w:rsid w:val="00F3208B"/>
    <w:rsid w:val="00F3223A"/>
    <w:rsid w:val="00F3246C"/>
    <w:rsid w:val="00F32F5E"/>
    <w:rsid w:val="00F33B0E"/>
    <w:rsid w:val="00F34938"/>
    <w:rsid w:val="00F356C7"/>
    <w:rsid w:val="00F366B9"/>
    <w:rsid w:val="00F37DE8"/>
    <w:rsid w:val="00F418C0"/>
    <w:rsid w:val="00F4255C"/>
    <w:rsid w:val="00F4294A"/>
    <w:rsid w:val="00F43872"/>
    <w:rsid w:val="00F44066"/>
    <w:rsid w:val="00F443CC"/>
    <w:rsid w:val="00F45EB9"/>
    <w:rsid w:val="00F46073"/>
    <w:rsid w:val="00F461D4"/>
    <w:rsid w:val="00F47292"/>
    <w:rsid w:val="00F5038C"/>
    <w:rsid w:val="00F50885"/>
    <w:rsid w:val="00F513EC"/>
    <w:rsid w:val="00F51746"/>
    <w:rsid w:val="00F52852"/>
    <w:rsid w:val="00F52A36"/>
    <w:rsid w:val="00F52BAC"/>
    <w:rsid w:val="00F53327"/>
    <w:rsid w:val="00F538C4"/>
    <w:rsid w:val="00F53B30"/>
    <w:rsid w:val="00F5531D"/>
    <w:rsid w:val="00F55676"/>
    <w:rsid w:val="00F55E2C"/>
    <w:rsid w:val="00F569BA"/>
    <w:rsid w:val="00F57CC4"/>
    <w:rsid w:val="00F60298"/>
    <w:rsid w:val="00F6088D"/>
    <w:rsid w:val="00F62C75"/>
    <w:rsid w:val="00F63C56"/>
    <w:rsid w:val="00F66A19"/>
    <w:rsid w:val="00F66F5E"/>
    <w:rsid w:val="00F6782C"/>
    <w:rsid w:val="00F7057F"/>
    <w:rsid w:val="00F70C33"/>
    <w:rsid w:val="00F71496"/>
    <w:rsid w:val="00F71C25"/>
    <w:rsid w:val="00F71D40"/>
    <w:rsid w:val="00F72AE8"/>
    <w:rsid w:val="00F72D90"/>
    <w:rsid w:val="00F73D8A"/>
    <w:rsid w:val="00F73F0D"/>
    <w:rsid w:val="00F74377"/>
    <w:rsid w:val="00F7453D"/>
    <w:rsid w:val="00F74ED4"/>
    <w:rsid w:val="00F75902"/>
    <w:rsid w:val="00F761FD"/>
    <w:rsid w:val="00F76EA5"/>
    <w:rsid w:val="00F77FDB"/>
    <w:rsid w:val="00F808CD"/>
    <w:rsid w:val="00F81B76"/>
    <w:rsid w:val="00F81D5A"/>
    <w:rsid w:val="00F82812"/>
    <w:rsid w:val="00F82B60"/>
    <w:rsid w:val="00F82EE2"/>
    <w:rsid w:val="00F82F2F"/>
    <w:rsid w:val="00F840AD"/>
    <w:rsid w:val="00F8454F"/>
    <w:rsid w:val="00F85BC7"/>
    <w:rsid w:val="00F86AA1"/>
    <w:rsid w:val="00F8774F"/>
    <w:rsid w:val="00F91075"/>
    <w:rsid w:val="00F915E6"/>
    <w:rsid w:val="00F91A88"/>
    <w:rsid w:val="00F922C7"/>
    <w:rsid w:val="00F9383E"/>
    <w:rsid w:val="00F93F16"/>
    <w:rsid w:val="00F943C7"/>
    <w:rsid w:val="00F946D8"/>
    <w:rsid w:val="00F94818"/>
    <w:rsid w:val="00F94A12"/>
    <w:rsid w:val="00F96308"/>
    <w:rsid w:val="00F96E6A"/>
    <w:rsid w:val="00F97B67"/>
    <w:rsid w:val="00FA0296"/>
    <w:rsid w:val="00FA02CE"/>
    <w:rsid w:val="00FA03D6"/>
    <w:rsid w:val="00FA0A97"/>
    <w:rsid w:val="00FA0CAE"/>
    <w:rsid w:val="00FA0E0B"/>
    <w:rsid w:val="00FA1BA5"/>
    <w:rsid w:val="00FA1ED0"/>
    <w:rsid w:val="00FA2008"/>
    <w:rsid w:val="00FA20C6"/>
    <w:rsid w:val="00FA2AC1"/>
    <w:rsid w:val="00FA370C"/>
    <w:rsid w:val="00FA3F11"/>
    <w:rsid w:val="00FA4219"/>
    <w:rsid w:val="00FA6571"/>
    <w:rsid w:val="00FA792F"/>
    <w:rsid w:val="00FA7FB1"/>
    <w:rsid w:val="00FB2090"/>
    <w:rsid w:val="00FB24B7"/>
    <w:rsid w:val="00FB357E"/>
    <w:rsid w:val="00FB3A26"/>
    <w:rsid w:val="00FB42FA"/>
    <w:rsid w:val="00FB4ACF"/>
    <w:rsid w:val="00FB54B2"/>
    <w:rsid w:val="00FB5582"/>
    <w:rsid w:val="00FB6CC3"/>
    <w:rsid w:val="00FB6CDC"/>
    <w:rsid w:val="00FB6ED5"/>
    <w:rsid w:val="00FB74EA"/>
    <w:rsid w:val="00FC06C2"/>
    <w:rsid w:val="00FC092F"/>
    <w:rsid w:val="00FC0BDC"/>
    <w:rsid w:val="00FC1A58"/>
    <w:rsid w:val="00FC219D"/>
    <w:rsid w:val="00FC24DF"/>
    <w:rsid w:val="00FC280D"/>
    <w:rsid w:val="00FC2A50"/>
    <w:rsid w:val="00FC2B70"/>
    <w:rsid w:val="00FC3041"/>
    <w:rsid w:val="00FC38CF"/>
    <w:rsid w:val="00FC3D83"/>
    <w:rsid w:val="00FC4552"/>
    <w:rsid w:val="00FC4575"/>
    <w:rsid w:val="00FC50A7"/>
    <w:rsid w:val="00FC58C1"/>
    <w:rsid w:val="00FC616E"/>
    <w:rsid w:val="00FC6760"/>
    <w:rsid w:val="00FC6AA6"/>
    <w:rsid w:val="00FD0EDD"/>
    <w:rsid w:val="00FD1B2D"/>
    <w:rsid w:val="00FD2039"/>
    <w:rsid w:val="00FD26E7"/>
    <w:rsid w:val="00FD28B3"/>
    <w:rsid w:val="00FD33A7"/>
    <w:rsid w:val="00FD354E"/>
    <w:rsid w:val="00FD3E8A"/>
    <w:rsid w:val="00FD4D11"/>
    <w:rsid w:val="00FD4F3B"/>
    <w:rsid w:val="00FD5301"/>
    <w:rsid w:val="00FD7F49"/>
    <w:rsid w:val="00FE1AE9"/>
    <w:rsid w:val="00FE2004"/>
    <w:rsid w:val="00FE2B7C"/>
    <w:rsid w:val="00FE3450"/>
    <w:rsid w:val="00FE36DD"/>
    <w:rsid w:val="00FE3B1C"/>
    <w:rsid w:val="00FE4631"/>
    <w:rsid w:val="00FE512E"/>
    <w:rsid w:val="00FE558A"/>
    <w:rsid w:val="00FE5A71"/>
    <w:rsid w:val="00FE6D4A"/>
    <w:rsid w:val="00FF01F0"/>
    <w:rsid w:val="00FF14BF"/>
    <w:rsid w:val="00FF1851"/>
    <w:rsid w:val="00FF19E3"/>
    <w:rsid w:val="00FF1B31"/>
    <w:rsid w:val="00FF2055"/>
    <w:rsid w:val="00FF2439"/>
    <w:rsid w:val="00FF29D2"/>
    <w:rsid w:val="00FF3C0E"/>
    <w:rsid w:val="00FF4CC9"/>
    <w:rsid w:val="00FF54DF"/>
    <w:rsid w:val="00FF67EB"/>
    <w:rsid w:val="00FF6B14"/>
    <w:rsid w:val="00FF6BC0"/>
    <w:rsid w:val="00FF6E8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Tencent" w:url="http://rtx.tencent.com" w:name="RTX"/>
  <w:shapeDefaults>
    <o:shapedefaults v:ext="edit" spidmax="2050"/>
    <o:shapelayout v:ext="edit">
      <o:idmap v:ext="edit" data="2"/>
    </o:shapelayout>
  </w:shapeDefaults>
  <w:decimalSymbol w:val="."/>
  <w:listSeparator w:val=","/>
  <w14:docId w14:val="627F647B"/>
  <w15:docId w15:val="{572ACDE9-9A63-44CF-8E3E-365055B23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qFormat="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B0EBB"/>
    <w:pPr>
      <w:widowControl w:val="0"/>
      <w:jc w:val="both"/>
      <w:textAlignment w:val="center"/>
    </w:pPr>
    <w:rPr>
      <w:kern w:val="2"/>
      <w:sz w:val="21"/>
    </w:rPr>
  </w:style>
  <w:style w:type="paragraph" w:styleId="1">
    <w:name w:val="heading 1"/>
    <w:basedOn w:val="a"/>
    <w:link w:val="10"/>
    <w:uiPriority w:val="9"/>
    <w:qFormat/>
    <w:rsid w:val="00FF1851"/>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link w:val="20"/>
    <w:uiPriority w:val="9"/>
    <w:unhideWhenUsed/>
    <w:qFormat/>
    <w:rsid w:val="00FF1851"/>
    <w:pPr>
      <w:keepNext/>
      <w:keepLines/>
      <w:spacing w:before="260" w:after="260" w:line="416" w:lineRule="auto"/>
      <w:outlineLvl w:val="1"/>
    </w:pPr>
    <w:rPr>
      <w:rFonts w:ascii="Cambria" w:hAnsi="Cambria"/>
      <w:b/>
      <w:bCs/>
      <w:sz w:val="32"/>
      <w:szCs w:val="32"/>
    </w:rPr>
  </w:style>
  <w:style w:type="paragraph" w:styleId="3">
    <w:name w:val="heading 3"/>
    <w:basedOn w:val="a"/>
    <w:next w:val="a"/>
    <w:link w:val="31"/>
    <w:uiPriority w:val="9"/>
    <w:semiHidden/>
    <w:unhideWhenUsed/>
    <w:qFormat/>
    <w:rsid w:val="00AE5DFD"/>
    <w:pPr>
      <w:keepNext/>
      <w:keepLines/>
      <w:spacing w:before="260" w:after="260" w:line="416" w:lineRule="auto"/>
      <w:outlineLvl w:val="2"/>
    </w:pPr>
    <w:rPr>
      <w:rFonts w:ascii="宋体" w:hAnsi="宋体"/>
      <w:b/>
      <w:bCs/>
      <w:color w:val="000000"/>
      <w:kern w:val="0"/>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Balloon Text"/>
    <w:basedOn w:val="a"/>
    <w:link w:val="a6"/>
    <w:uiPriority w:val="99"/>
    <w:semiHidden/>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Body Text Indent"/>
    <w:basedOn w:val="a"/>
    <w:link w:val="aa"/>
    <w:pPr>
      <w:ind w:left="378" w:hangingChars="180" w:hanging="378"/>
    </w:pPr>
    <w:rPr>
      <w:rFonts w:ascii="宋体" w:hAnsi="宋体"/>
    </w:rPr>
  </w:style>
  <w:style w:type="character" w:styleId="ab">
    <w:name w:val="page number"/>
    <w:basedOn w:val="a0"/>
    <w:rsid w:val="00C57BB5"/>
  </w:style>
  <w:style w:type="character" w:styleId="ac">
    <w:name w:val="line number"/>
    <w:basedOn w:val="a0"/>
    <w:uiPriority w:val="99"/>
    <w:rsid w:val="00C57BB5"/>
  </w:style>
  <w:style w:type="paragraph" w:styleId="30">
    <w:name w:val="Body Text Indent 3"/>
    <w:basedOn w:val="a"/>
    <w:rsid w:val="00EF30EE"/>
    <w:pPr>
      <w:spacing w:line="360" w:lineRule="auto"/>
      <w:ind w:firstLineChars="200" w:firstLine="482"/>
    </w:pPr>
    <w:rPr>
      <w:b/>
      <w:bCs/>
      <w:sz w:val="24"/>
    </w:rPr>
  </w:style>
  <w:style w:type="paragraph" w:customStyle="1" w:styleId="MTDisplayEquation">
    <w:name w:val="MTDisplayEquation"/>
    <w:basedOn w:val="a"/>
    <w:next w:val="a"/>
    <w:link w:val="MTDisplayEquationChar"/>
    <w:rsid w:val="00C42F2D"/>
    <w:pPr>
      <w:tabs>
        <w:tab w:val="center" w:pos="4160"/>
        <w:tab w:val="right" w:pos="8300"/>
      </w:tabs>
      <w:wordWrap w:val="0"/>
      <w:ind w:firstLineChars="200" w:firstLine="480"/>
      <w:jc w:val="right"/>
    </w:pPr>
    <w:rPr>
      <w:sz w:val="24"/>
      <w:szCs w:val="22"/>
      <w:lang w:val="x-none" w:eastAsia="x-none"/>
    </w:rPr>
  </w:style>
  <w:style w:type="character" w:customStyle="1" w:styleId="MTDisplayEquationChar">
    <w:name w:val="MTDisplayEquation Char"/>
    <w:link w:val="MTDisplayEquation"/>
    <w:rsid w:val="00C42F2D"/>
    <w:rPr>
      <w:kern w:val="2"/>
      <w:sz w:val="24"/>
      <w:szCs w:val="22"/>
      <w:lang w:val="x-none" w:eastAsia="x-none"/>
    </w:rPr>
  </w:style>
  <w:style w:type="character" w:styleId="ad">
    <w:name w:val="annotation reference"/>
    <w:unhideWhenUsed/>
    <w:rsid w:val="00F52BAC"/>
    <w:rPr>
      <w:sz w:val="21"/>
      <w:szCs w:val="21"/>
    </w:rPr>
  </w:style>
  <w:style w:type="paragraph" w:styleId="ae">
    <w:name w:val="annotation text"/>
    <w:basedOn w:val="a"/>
    <w:link w:val="af"/>
    <w:uiPriority w:val="99"/>
    <w:unhideWhenUsed/>
    <w:qFormat/>
    <w:rsid w:val="00F52BAC"/>
    <w:pPr>
      <w:jc w:val="left"/>
    </w:pPr>
    <w:rPr>
      <w:snapToGrid w:val="0"/>
      <w:sz w:val="28"/>
      <w:szCs w:val="28"/>
    </w:rPr>
  </w:style>
  <w:style w:type="character" w:customStyle="1" w:styleId="af">
    <w:name w:val="批注文字 字符"/>
    <w:basedOn w:val="a0"/>
    <w:link w:val="ae"/>
    <w:uiPriority w:val="99"/>
    <w:rsid w:val="00F52BAC"/>
    <w:rPr>
      <w:snapToGrid w:val="0"/>
      <w:kern w:val="2"/>
      <w:sz w:val="28"/>
      <w:szCs w:val="28"/>
    </w:rPr>
  </w:style>
  <w:style w:type="character" w:styleId="af0">
    <w:name w:val="Placeholder Text"/>
    <w:basedOn w:val="a0"/>
    <w:uiPriority w:val="99"/>
    <w:semiHidden/>
    <w:qFormat/>
    <w:rsid w:val="000C67A3"/>
    <w:rPr>
      <w:color w:val="808080"/>
    </w:rPr>
  </w:style>
  <w:style w:type="paragraph" w:styleId="af1">
    <w:name w:val="annotation subject"/>
    <w:basedOn w:val="ae"/>
    <w:next w:val="ae"/>
    <w:link w:val="af2"/>
    <w:uiPriority w:val="99"/>
    <w:rsid w:val="002B5B46"/>
    <w:rPr>
      <w:b/>
      <w:bCs/>
      <w:snapToGrid/>
      <w:sz w:val="21"/>
      <w:szCs w:val="20"/>
    </w:rPr>
  </w:style>
  <w:style w:type="character" w:customStyle="1" w:styleId="af2">
    <w:name w:val="批注主题 字符"/>
    <w:basedOn w:val="af"/>
    <w:link w:val="af1"/>
    <w:uiPriority w:val="99"/>
    <w:rsid w:val="002B5B46"/>
    <w:rPr>
      <w:b/>
      <w:bCs/>
      <w:snapToGrid/>
      <w:kern w:val="2"/>
      <w:sz w:val="21"/>
      <w:szCs w:val="28"/>
    </w:rPr>
  </w:style>
  <w:style w:type="paragraph" w:styleId="af3">
    <w:name w:val="List Paragraph"/>
    <w:basedOn w:val="a"/>
    <w:link w:val="af4"/>
    <w:uiPriority w:val="34"/>
    <w:qFormat/>
    <w:rsid w:val="00FE2B7C"/>
    <w:pPr>
      <w:ind w:firstLineChars="200" w:firstLine="420"/>
    </w:pPr>
    <w:rPr>
      <w:rFonts w:asciiTheme="minorHAnsi" w:eastAsiaTheme="minorEastAsia" w:hAnsiTheme="minorHAnsi" w:cstheme="minorBidi"/>
      <w:szCs w:val="22"/>
    </w:rPr>
  </w:style>
  <w:style w:type="table" w:styleId="af5">
    <w:name w:val="Table Grid"/>
    <w:basedOn w:val="a1"/>
    <w:uiPriority w:val="59"/>
    <w:qFormat/>
    <w:rsid w:val="00497834"/>
    <w:rPr>
      <w:rFonts w:asciiTheme="minorHAnsi" w:eastAsiaTheme="minorEastAsia"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页脚 字符"/>
    <w:link w:val="a3"/>
    <w:uiPriority w:val="99"/>
    <w:qFormat/>
    <w:rsid w:val="0029597B"/>
    <w:rPr>
      <w:kern w:val="2"/>
      <w:sz w:val="18"/>
    </w:rPr>
  </w:style>
  <w:style w:type="paragraph" w:customStyle="1" w:styleId="af6">
    <w:name w:val="公式"/>
    <w:basedOn w:val="a"/>
    <w:next w:val="a"/>
    <w:link w:val="af7"/>
    <w:autoRedefine/>
    <w:qFormat/>
    <w:rsid w:val="00852360"/>
    <w:pPr>
      <w:tabs>
        <w:tab w:val="right" w:pos="8971"/>
        <w:tab w:val="left" w:pos="9637"/>
      </w:tabs>
      <w:snapToGrid w:val="0"/>
      <w:spacing w:line="360" w:lineRule="auto"/>
      <w:ind w:right="-144" w:firstLineChars="200" w:firstLine="520"/>
    </w:pPr>
    <w:rPr>
      <w:noProof/>
      <w:sz w:val="24"/>
      <w:szCs w:val="21"/>
    </w:rPr>
  </w:style>
  <w:style w:type="character" w:styleId="HTML">
    <w:name w:val="HTML Definition"/>
    <w:rsid w:val="0029597B"/>
    <w:rPr>
      <w:i/>
      <w:iCs/>
    </w:rPr>
  </w:style>
  <w:style w:type="paragraph" w:styleId="af8">
    <w:name w:val="caption"/>
    <w:basedOn w:val="a"/>
    <w:next w:val="a"/>
    <w:uiPriority w:val="35"/>
    <w:unhideWhenUsed/>
    <w:qFormat/>
    <w:rsid w:val="00160286"/>
    <w:pPr>
      <w:widowControl/>
      <w:autoSpaceDE w:val="0"/>
      <w:autoSpaceDN w:val="0"/>
      <w:jc w:val="left"/>
    </w:pPr>
    <w:rPr>
      <w:rFonts w:ascii="Cambria" w:eastAsia="黑体" w:hAnsi="Cambria"/>
      <w:kern w:val="0"/>
      <w:sz w:val="20"/>
      <w:lang w:eastAsia="en-US"/>
    </w:rPr>
  </w:style>
  <w:style w:type="character" w:customStyle="1" w:styleId="Char">
    <w:name w:val="列出段落 Char"/>
    <w:link w:val="11"/>
    <w:uiPriority w:val="34"/>
    <w:qFormat/>
    <w:rsid w:val="00C57BB8"/>
    <w:rPr>
      <w:rFonts w:ascii="Tahoma" w:eastAsia="微软雅黑" w:hAnsi="Tahoma"/>
      <w:sz w:val="22"/>
      <w:szCs w:val="22"/>
    </w:rPr>
  </w:style>
  <w:style w:type="character" w:customStyle="1" w:styleId="MTDisplayEquation0">
    <w:name w:val="MTDisplayEquation 字符"/>
    <w:rsid w:val="00C57BB8"/>
    <w:rPr>
      <w:bCs/>
      <w:color w:val="000000"/>
      <w:kern w:val="2"/>
      <w:sz w:val="26"/>
      <w:szCs w:val="26"/>
    </w:rPr>
  </w:style>
  <w:style w:type="paragraph" w:customStyle="1" w:styleId="11">
    <w:name w:val="列出段落1"/>
    <w:basedOn w:val="a"/>
    <w:link w:val="Char"/>
    <w:uiPriority w:val="34"/>
    <w:qFormat/>
    <w:rsid w:val="00C57BB8"/>
    <w:pPr>
      <w:widowControl/>
      <w:adjustRightInd w:val="0"/>
      <w:snapToGrid w:val="0"/>
      <w:spacing w:after="200"/>
      <w:ind w:firstLineChars="200" w:firstLine="420"/>
      <w:jc w:val="left"/>
    </w:pPr>
    <w:rPr>
      <w:rFonts w:ascii="Tahoma" w:eastAsia="微软雅黑" w:hAnsi="Tahoma"/>
      <w:kern w:val="0"/>
      <w:sz w:val="22"/>
      <w:szCs w:val="22"/>
    </w:rPr>
  </w:style>
  <w:style w:type="character" w:customStyle="1" w:styleId="a8">
    <w:name w:val="页眉 字符"/>
    <w:basedOn w:val="a0"/>
    <w:link w:val="a7"/>
    <w:uiPriority w:val="99"/>
    <w:qFormat/>
    <w:rsid w:val="00796A94"/>
    <w:rPr>
      <w:kern w:val="2"/>
      <w:sz w:val="18"/>
      <w:szCs w:val="18"/>
    </w:rPr>
  </w:style>
  <w:style w:type="character" w:customStyle="1" w:styleId="a6">
    <w:name w:val="批注框文本 字符"/>
    <w:basedOn w:val="a0"/>
    <w:link w:val="a5"/>
    <w:uiPriority w:val="99"/>
    <w:semiHidden/>
    <w:rsid w:val="00796A94"/>
    <w:rPr>
      <w:kern w:val="2"/>
      <w:sz w:val="18"/>
      <w:szCs w:val="18"/>
    </w:rPr>
  </w:style>
  <w:style w:type="paragraph" w:customStyle="1" w:styleId="af9">
    <w:name w:val="!公式"/>
    <w:basedOn w:val="afa"/>
    <w:qFormat/>
    <w:rsid w:val="00796A94"/>
    <w:pPr>
      <w:tabs>
        <w:tab w:val="center" w:pos="4678"/>
        <w:tab w:val="left" w:pos="8931"/>
      </w:tabs>
      <w:snapToGrid w:val="0"/>
      <w:spacing w:before="156" w:after="156" w:line="400" w:lineRule="atLeast"/>
    </w:pPr>
    <w:rPr>
      <w:rFonts w:ascii="Times New Roman" w:eastAsia="宋体" w:hAnsi="Times New Roman"/>
      <w:color w:val="000000"/>
      <w:sz w:val="26"/>
      <w:szCs w:val="26"/>
    </w:rPr>
  </w:style>
  <w:style w:type="paragraph" w:styleId="afa">
    <w:name w:val="Body Text"/>
    <w:basedOn w:val="a"/>
    <w:link w:val="afb"/>
    <w:semiHidden/>
    <w:unhideWhenUsed/>
    <w:rsid w:val="00796A94"/>
    <w:pPr>
      <w:spacing w:after="120"/>
    </w:pPr>
    <w:rPr>
      <w:rFonts w:asciiTheme="minorHAnsi" w:eastAsiaTheme="minorEastAsia" w:hAnsiTheme="minorHAnsi" w:cstheme="minorBidi"/>
      <w:szCs w:val="22"/>
    </w:rPr>
  </w:style>
  <w:style w:type="character" w:customStyle="1" w:styleId="afb">
    <w:name w:val="正文文本 字符"/>
    <w:basedOn w:val="a0"/>
    <w:link w:val="afa"/>
    <w:semiHidden/>
    <w:rsid w:val="00796A94"/>
    <w:rPr>
      <w:rFonts w:asciiTheme="minorHAnsi" w:eastAsiaTheme="minorEastAsia" w:hAnsiTheme="minorHAnsi" w:cstheme="minorBidi"/>
      <w:kern w:val="2"/>
      <w:sz w:val="21"/>
      <w:szCs w:val="22"/>
    </w:rPr>
  </w:style>
  <w:style w:type="paragraph" w:customStyle="1" w:styleId="afc">
    <w:name w:val="!公式编号"/>
    <w:basedOn w:val="a"/>
    <w:qFormat/>
    <w:rsid w:val="00796A94"/>
    <w:pPr>
      <w:snapToGrid w:val="0"/>
      <w:spacing w:line="360" w:lineRule="auto"/>
      <w:ind w:firstLineChars="200" w:firstLine="520"/>
      <w:jc w:val="left"/>
    </w:pPr>
    <w:rPr>
      <w:rFonts w:asciiTheme="minorHAnsi" w:eastAsiaTheme="minorEastAsia" w:hAnsiTheme="minorHAnsi" w:cstheme="minorBidi"/>
      <w:color w:val="000000"/>
      <w:sz w:val="26"/>
      <w:szCs w:val="26"/>
    </w:rPr>
  </w:style>
  <w:style w:type="paragraph" w:styleId="afd">
    <w:name w:val="footnote text"/>
    <w:basedOn w:val="a"/>
    <w:link w:val="afe"/>
    <w:uiPriority w:val="99"/>
    <w:semiHidden/>
    <w:unhideWhenUsed/>
    <w:rsid w:val="00796A94"/>
    <w:pPr>
      <w:snapToGrid w:val="0"/>
      <w:jc w:val="left"/>
    </w:pPr>
    <w:rPr>
      <w:rFonts w:asciiTheme="minorHAnsi" w:eastAsiaTheme="minorEastAsia" w:hAnsiTheme="minorHAnsi" w:cstheme="minorBidi"/>
      <w:sz w:val="18"/>
      <w:szCs w:val="18"/>
    </w:rPr>
  </w:style>
  <w:style w:type="character" w:customStyle="1" w:styleId="afe">
    <w:name w:val="脚注文本 字符"/>
    <w:basedOn w:val="a0"/>
    <w:link w:val="afd"/>
    <w:uiPriority w:val="99"/>
    <w:semiHidden/>
    <w:rsid w:val="00796A94"/>
    <w:rPr>
      <w:rFonts w:asciiTheme="minorHAnsi" w:eastAsiaTheme="minorEastAsia" w:hAnsiTheme="minorHAnsi" w:cstheme="minorBidi"/>
      <w:kern w:val="2"/>
      <w:sz w:val="18"/>
      <w:szCs w:val="18"/>
    </w:rPr>
  </w:style>
  <w:style w:type="character" w:styleId="aff">
    <w:name w:val="footnote reference"/>
    <w:basedOn w:val="a0"/>
    <w:uiPriority w:val="99"/>
    <w:semiHidden/>
    <w:unhideWhenUsed/>
    <w:rsid w:val="00796A94"/>
    <w:rPr>
      <w:vertAlign w:val="superscript"/>
    </w:rPr>
  </w:style>
  <w:style w:type="numbering" w:customStyle="1" w:styleId="12">
    <w:name w:val="无列表1"/>
    <w:next w:val="a2"/>
    <w:uiPriority w:val="99"/>
    <w:semiHidden/>
    <w:unhideWhenUsed/>
    <w:rsid w:val="00796A94"/>
  </w:style>
  <w:style w:type="paragraph" w:styleId="aff0">
    <w:name w:val="Revision"/>
    <w:hidden/>
    <w:uiPriority w:val="99"/>
    <w:semiHidden/>
    <w:rsid w:val="00A505DD"/>
    <w:rPr>
      <w:kern w:val="2"/>
      <w:sz w:val="21"/>
    </w:rPr>
  </w:style>
  <w:style w:type="character" w:customStyle="1" w:styleId="Char0">
    <w:name w:val="页脚 Char"/>
    <w:uiPriority w:val="99"/>
    <w:rsid w:val="00E92B65"/>
    <w:rPr>
      <w:kern w:val="2"/>
      <w:sz w:val="18"/>
      <w:szCs w:val="18"/>
    </w:rPr>
  </w:style>
  <w:style w:type="paragraph" w:customStyle="1" w:styleId="MDPI31text">
    <w:name w:val="MDPI_3.1_text"/>
    <w:qFormat/>
    <w:rsid w:val="008349D3"/>
    <w:pPr>
      <w:adjustRightInd w:val="0"/>
      <w:snapToGrid w:val="0"/>
      <w:spacing w:line="260" w:lineRule="atLeast"/>
      <w:ind w:firstLine="425"/>
      <w:jc w:val="both"/>
    </w:pPr>
    <w:rPr>
      <w:rFonts w:ascii="Palatino Linotype" w:eastAsia="Times New Roman" w:hAnsi="Palatino Linotype"/>
      <w:color w:val="000000"/>
      <w:szCs w:val="22"/>
      <w:lang w:eastAsia="de-DE" w:bidi="en-US"/>
    </w:rPr>
  </w:style>
  <w:style w:type="paragraph" w:customStyle="1" w:styleId="PARAIndent">
    <w:name w:val="PARA_Indent"/>
    <w:qFormat/>
    <w:rsid w:val="008349D3"/>
    <w:pPr>
      <w:suppressAutoHyphens/>
      <w:autoSpaceDE w:val="0"/>
      <w:autoSpaceDN w:val="0"/>
      <w:adjustRightInd w:val="0"/>
      <w:spacing w:line="240" w:lineRule="exact"/>
      <w:ind w:firstLine="200"/>
      <w:jc w:val="both"/>
    </w:pPr>
    <w:rPr>
      <w:rFonts w:eastAsia="等线" w:cs="TimesLTStd-Roman"/>
      <w:spacing w:val="-2"/>
      <w:lang w:eastAsia="en-US"/>
    </w:rPr>
  </w:style>
  <w:style w:type="character" w:customStyle="1" w:styleId="aa">
    <w:name w:val="正文文本缩进 字符"/>
    <w:link w:val="a9"/>
    <w:rsid w:val="00BC15A7"/>
    <w:rPr>
      <w:rFonts w:ascii="宋体" w:hAnsi="宋体"/>
      <w:kern w:val="2"/>
      <w:sz w:val="21"/>
    </w:rPr>
  </w:style>
  <w:style w:type="character" w:customStyle="1" w:styleId="21">
    <w:name w:val="正文文本 2 字符"/>
    <w:link w:val="22"/>
    <w:rsid w:val="00BC15A7"/>
    <w:rPr>
      <w:kern w:val="2"/>
      <w:sz w:val="21"/>
      <w:szCs w:val="24"/>
    </w:rPr>
  </w:style>
  <w:style w:type="paragraph" w:styleId="22">
    <w:name w:val="Body Text 2"/>
    <w:basedOn w:val="a"/>
    <w:link w:val="21"/>
    <w:rsid w:val="00BC15A7"/>
    <w:pPr>
      <w:spacing w:after="120" w:line="480" w:lineRule="auto"/>
    </w:pPr>
    <w:rPr>
      <w:szCs w:val="24"/>
    </w:rPr>
  </w:style>
  <w:style w:type="character" w:customStyle="1" w:styleId="210">
    <w:name w:val="正文文本 2 字符1"/>
    <w:basedOn w:val="a0"/>
    <w:uiPriority w:val="99"/>
    <w:semiHidden/>
    <w:rsid w:val="00BC15A7"/>
    <w:rPr>
      <w:kern w:val="2"/>
      <w:sz w:val="21"/>
    </w:rPr>
  </w:style>
  <w:style w:type="character" w:customStyle="1" w:styleId="13">
    <w:name w:val="页眉 字符1"/>
    <w:uiPriority w:val="99"/>
    <w:semiHidden/>
    <w:rsid w:val="00BC15A7"/>
    <w:rPr>
      <w:kern w:val="2"/>
      <w:sz w:val="18"/>
      <w:szCs w:val="18"/>
    </w:rPr>
  </w:style>
  <w:style w:type="character" w:customStyle="1" w:styleId="14">
    <w:name w:val="页脚 字符1"/>
    <w:semiHidden/>
    <w:rsid w:val="00BC15A7"/>
    <w:rPr>
      <w:kern w:val="2"/>
      <w:sz w:val="18"/>
      <w:szCs w:val="18"/>
    </w:rPr>
  </w:style>
  <w:style w:type="paragraph" w:styleId="aff1">
    <w:name w:val="Normal (Web)"/>
    <w:basedOn w:val="a"/>
    <w:uiPriority w:val="99"/>
    <w:unhideWhenUsed/>
    <w:qFormat/>
    <w:rsid w:val="00BC15A7"/>
    <w:pPr>
      <w:widowControl/>
      <w:spacing w:before="100" w:beforeAutospacing="1" w:after="100" w:afterAutospacing="1"/>
      <w:jc w:val="left"/>
    </w:pPr>
    <w:rPr>
      <w:rFonts w:ascii="宋体" w:hAnsi="宋体" w:cs="宋体"/>
      <w:kern w:val="0"/>
      <w:sz w:val="24"/>
      <w:szCs w:val="24"/>
    </w:rPr>
  </w:style>
  <w:style w:type="character" w:styleId="aff2">
    <w:name w:val="Hyperlink"/>
    <w:uiPriority w:val="99"/>
    <w:unhideWhenUsed/>
    <w:rsid w:val="00BC15A7"/>
    <w:rPr>
      <w:color w:val="0000FF"/>
      <w:u w:val="single"/>
    </w:rPr>
  </w:style>
  <w:style w:type="character" w:customStyle="1" w:styleId="15">
    <w:name w:val="未处理的提及1"/>
    <w:uiPriority w:val="99"/>
    <w:semiHidden/>
    <w:unhideWhenUsed/>
    <w:rsid w:val="00BC15A7"/>
    <w:rPr>
      <w:color w:val="605E5C"/>
      <w:shd w:val="clear" w:color="auto" w:fill="E1DFDD"/>
    </w:rPr>
  </w:style>
  <w:style w:type="paragraph" w:customStyle="1" w:styleId="aff3">
    <w:name w:val="本文正文"/>
    <w:basedOn w:val="a"/>
    <w:qFormat/>
    <w:rsid w:val="00BC15A7"/>
    <w:pPr>
      <w:spacing w:line="360" w:lineRule="auto"/>
      <w:ind w:firstLine="420"/>
    </w:pPr>
    <w:rPr>
      <w:sz w:val="24"/>
      <w:szCs w:val="24"/>
    </w:rPr>
  </w:style>
  <w:style w:type="paragraph" w:customStyle="1" w:styleId="Default">
    <w:name w:val="Default"/>
    <w:qFormat/>
    <w:rsid w:val="007A516C"/>
    <w:pPr>
      <w:widowControl w:val="0"/>
      <w:autoSpaceDE w:val="0"/>
      <w:autoSpaceDN w:val="0"/>
      <w:adjustRightInd w:val="0"/>
    </w:pPr>
    <w:rPr>
      <w:color w:val="000000"/>
      <w:sz w:val="24"/>
      <w:szCs w:val="24"/>
    </w:rPr>
  </w:style>
  <w:style w:type="paragraph" w:styleId="aff4">
    <w:name w:val="No Spacing"/>
    <w:uiPriority w:val="1"/>
    <w:qFormat/>
    <w:rsid w:val="006D147A"/>
    <w:pPr>
      <w:widowControl w:val="0"/>
      <w:jc w:val="center"/>
    </w:pPr>
    <w:rPr>
      <w:kern w:val="2"/>
      <w:sz w:val="21"/>
      <w:szCs w:val="24"/>
    </w:rPr>
  </w:style>
  <w:style w:type="paragraph" w:customStyle="1" w:styleId="16">
    <w:name w:val="正文1"/>
    <w:basedOn w:val="a"/>
    <w:link w:val="17"/>
    <w:qFormat/>
    <w:rsid w:val="00B36859"/>
    <w:pPr>
      <w:spacing w:line="360" w:lineRule="auto"/>
      <w:ind w:firstLineChars="200" w:firstLine="480"/>
    </w:pPr>
    <w:rPr>
      <w:color w:val="000000"/>
      <w:sz w:val="24"/>
      <w:szCs w:val="24"/>
    </w:rPr>
  </w:style>
  <w:style w:type="character" w:customStyle="1" w:styleId="17">
    <w:name w:val="正文1 字符"/>
    <w:basedOn w:val="a0"/>
    <w:link w:val="16"/>
    <w:rsid w:val="00B36859"/>
    <w:rPr>
      <w:color w:val="000000"/>
      <w:kern w:val="2"/>
      <w:sz w:val="24"/>
      <w:szCs w:val="24"/>
    </w:rPr>
  </w:style>
  <w:style w:type="paragraph" w:customStyle="1" w:styleId="aff5">
    <w:name w:val="插入公式"/>
    <w:basedOn w:val="a"/>
    <w:qFormat/>
    <w:rsid w:val="00B36859"/>
    <w:pPr>
      <w:tabs>
        <w:tab w:val="center" w:pos="4830"/>
        <w:tab w:val="center" w:pos="9450"/>
      </w:tabs>
      <w:spacing w:line="360" w:lineRule="auto"/>
      <w:jc w:val="left"/>
    </w:pPr>
    <w:rPr>
      <w:sz w:val="24"/>
      <w:szCs w:val="22"/>
    </w:rPr>
  </w:style>
  <w:style w:type="character" w:customStyle="1" w:styleId="af7">
    <w:name w:val="公式 字符"/>
    <w:basedOn w:val="17"/>
    <w:link w:val="af6"/>
    <w:rsid w:val="00B36859"/>
    <w:rPr>
      <w:noProof/>
      <w:color w:val="000000"/>
      <w:kern w:val="2"/>
      <w:sz w:val="24"/>
      <w:szCs w:val="21"/>
    </w:rPr>
  </w:style>
  <w:style w:type="paragraph" w:customStyle="1" w:styleId="Char1">
    <w:name w:val="Char"/>
    <w:basedOn w:val="a"/>
    <w:rsid w:val="007E4CBE"/>
    <w:rPr>
      <w:rFonts w:ascii="Tahoma" w:hAnsi="Tahoma"/>
      <w:sz w:val="24"/>
    </w:rPr>
  </w:style>
  <w:style w:type="paragraph" w:customStyle="1" w:styleId="aff6">
    <w:name w:val="段"/>
    <w:aliases w:val="首行缩进:  2 字符,正文 + 四号,行距: 1.5 倍行距,+ (西文) Arial,(中文) 黑体,.段,正文 + 小四,正文首行缩进 2 + Arial,(符号) 宋体,左,段后: 0 磅,正文文本 + 宋体,小四,标题 3 + 仿宋_GB2312,行距: 单倍行距"/>
    <w:link w:val="Char2"/>
    <w:qFormat/>
    <w:rsid w:val="009A7FA8"/>
    <w:pPr>
      <w:autoSpaceDE w:val="0"/>
      <w:autoSpaceDN w:val="0"/>
      <w:ind w:firstLineChars="200" w:firstLine="200"/>
      <w:jc w:val="both"/>
    </w:pPr>
    <w:rPr>
      <w:rFonts w:ascii="宋体"/>
      <w:sz w:val="21"/>
    </w:rPr>
  </w:style>
  <w:style w:type="paragraph" w:customStyle="1" w:styleId="formula">
    <w:name w:val="formula"/>
    <w:basedOn w:val="a"/>
    <w:next w:val="a"/>
    <w:link w:val="formulaChar"/>
    <w:rsid w:val="005674AC"/>
    <w:pPr>
      <w:tabs>
        <w:tab w:val="center" w:pos="4725"/>
        <w:tab w:val="right" w:pos="9618"/>
      </w:tabs>
    </w:pPr>
  </w:style>
  <w:style w:type="character" w:customStyle="1" w:styleId="formulaChar">
    <w:name w:val="formula Char"/>
    <w:link w:val="formula"/>
    <w:rsid w:val="005674AC"/>
    <w:rPr>
      <w:kern w:val="2"/>
      <w:sz w:val="21"/>
    </w:rPr>
  </w:style>
  <w:style w:type="paragraph" w:customStyle="1" w:styleId="18">
    <w:name w:val="列表段落1"/>
    <w:basedOn w:val="a"/>
    <w:uiPriority w:val="34"/>
    <w:qFormat/>
    <w:rsid w:val="00764160"/>
    <w:pPr>
      <w:ind w:firstLineChars="200" w:firstLine="420"/>
    </w:pPr>
  </w:style>
  <w:style w:type="paragraph" w:customStyle="1" w:styleId="equ">
    <w:name w:val="equ"/>
    <w:basedOn w:val="a"/>
    <w:link w:val="equ0"/>
    <w:qFormat/>
    <w:rsid w:val="00290014"/>
    <w:pPr>
      <w:spacing w:beforeLines="50" w:before="50" w:afterLines="50" w:after="50"/>
      <w:jc w:val="center"/>
    </w:pPr>
    <w:rPr>
      <w:rFonts w:ascii="Cambria Math" w:hAnsi="Cambria Math" w:cstheme="minorBidi"/>
      <w:i/>
      <w:sz w:val="24"/>
      <w:szCs w:val="22"/>
    </w:rPr>
  </w:style>
  <w:style w:type="character" w:customStyle="1" w:styleId="equ0">
    <w:name w:val="equ 字符"/>
    <w:basedOn w:val="a0"/>
    <w:link w:val="equ"/>
    <w:rsid w:val="00290014"/>
    <w:rPr>
      <w:rFonts w:ascii="Cambria Math" w:hAnsi="Cambria Math" w:cstheme="minorBidi"/>
      <w:i/>
      <w:kern w:val="2"/>
      <w:sz w:val="24"/>
      <w:szCs w:val="22"/>
    </w:rPr>
  </w:style>
  <w:style w:type="character" w:customStyle="1" w:styleId="af4">
    <w:name w:val="列表段落 字符"/>
    <w:basedOn w:val="a0"/>
    <w:link w:val="af3"/>
    <w:uiPriority w:val="34"/>
    <w:qFormat/>
    <w:rsid w:val="00A64F5A"/>
    <w:rPr>
      <w:rFonts w:asciiTheme="minorHAnsi" w:eastAsiaTheme="minorEastAsia" w:hAnsiTheme="minorHAnsi" w:cstheme="minorBidi"/>
      <w:kern w:val="2"/>
      <w:sz w:val="21"/>
      <w:szCs w:val="22"/>
    </w:rPr>
  </w:style>
  <w:style w:type="paragraph" w:styleId="aff7">
    <w:name w:val="Subtitle"/>
    <w:aliases w:val="图例说明"/>
    <w:basedOn w:val="a"/>
    <w:next w:val="a"/>
    <w:link w:val="aff8"/>
    <w:uiPriority w:val="11"/>
    <w:qFormat/>
    <w:rsid w:val="005E45A7"/>
    <w:pPr>
      <w:snapToGrid w:val="0"/>
      <w:jc w:val="center"/>
    </w:pPr>
    <w:rPr>
      <w:rFonts w:cstheme="minorBidi"/>
      <w:bCs/>
      <w:kern w:val="28"/>
      <w:szCs w:val="32"/>
    </w:rPr>
  </w:style>
  <w:style w:type="character" w:customStyle="1" w:styleId="aff8">
    <w:name w:val="副标题 字符"/>
    <w:aliases w:val="图例说明 字符"/>
    <w:basedOn w:val="a0"/>
    <w:link w:val="aff7"/>
    <w:uiPriority w:val="11"/>
    <w:rsid w:val="005E45A7"/>
    <w:rPr>
      <w:rFonts w:cstheme="minorBidi"/>
      <w:bCs/>
      <w:kern w:val="28"/>
      <w:sz w:val="21"/>
      <w:szCs w:val="32"/>
    </w:rPr>
  </w:style>
  <w:style w:type="character" w:styleId="aff9">
    <w:name w:val="Subtle Emphasis"/>
    <w:aliases w:val="图片"/>
    <w:uiPriority w:val="19"/>
    <w:qFormat/>
    <w:rsid w:val="005E45A7"/>
    <w:rPr>
      <w:rFonts w:ascii="Times New Roman" w:eastAsia="宋体" w:hAnsi="Times New Roman"/>
      <w:b w:val="0"/>
      <w:i w:val="0"/>
      <w:iCs/>
      <w:color w:val="auto"/>
      <w:sz w:val="21"/>
    </w:rPr>
  </w:style>
  <w:style w:type="character" w:customStyle="1" w:styleId="Char3">
    <w:name w:val="标准文件_段 Char"/>
    <w:link w:val="affa"/>
    <w:qFormat/>
    <w:locked/>
    <w:rsid w:val="00AA3AEA"/>
    <w:rPr>
      <w:rFonts w:ascii="宋体" w:hAnsi="宋体"/>
      <w:spacing w:val="2"/>
      <w:sz w:val="24"/>
    </w:rPr>
  </w:style>
  <w:style w:type="paragraph" w:customStyle="1" w:styleId="affa">
    <w:name w:val="标准文件_段"/>
    <w:link w:val="Char3"/>
    <w:qFormat/>
    <w:rsid w:val="00AA3AEA"/>
    <w:pPr>
      <w:autoSpaceDE w:val="0"/>
      <w:autoSpaceDN w:val="0"/>
      <w:adjustRightInd w:val="0"/>
      <w:snapToGrid w:val="0"/>
      <w:spacing w:line="400" w:lineRule="atLeast"/>
      <w:ind w:firstLineChars="200" w:firstLine="488"/>
      <w:jc w:val="both"/>
    </w:pPr>
    <w:rPr>
      <w:rFonts w:ascii="宋体" w:hAnsi="宋体"/>
      <w:spacing w:val="2"/>
      <w:sz w:val="24"/>
    </w:rPr>
  </w:style>
  <w:style w:type="paragraph" w:customStyle="1" w:styleId="19">
    <w:name w:val="修订1"/>
    <w:hidden/>
    <w:uiPriority w:val="99"/>
    <w:semiHidden/>
    <w:qFormat/>
    <w:rsid w:val="00F1028B"/>
    <w:rPr>
      <w:rFonts w:asciiTheme="minorHAnsi" w:eastAsiaTheme="minorEastAsia" w:hAnsiTheme="minorHAnsi" w:cstheme="minorBidi"/>
      <w:kern w:val="2"/>
      <w:sz w:val="21"/>
      <w:szCs w:val="22"/>
    </w:rPr>
  </w:style>
  <w:style w:type="character" w:customStyle="1" w:styleId="Char2">
    <w:name w:val="段 Char"/>
    <w:aliases w:val="首行缩进:  2 字符 Char Char,首行缩进:  2 字符 Char,正文 + 四号 Char,行距: 1.5 倍行距 Char,.段 Char,+ (西文) Arial Char,(中文) 黑体 Char,(中文) 黑体 Char Char"/>
    <w:link w:val="aff6"/>
    <w:qFormat/>
    <w:rsid w:val="00CD5F13"/>
    <w:rPr>
      <w:rFonts w:ascii="宋体"/>
      <w:sz w:val="21"/>
    </w:rPr>
  </w:style>
  <w:style w:type="paragraph" w:styleId="23">
    <w:name w:val="Body Text Indent 2"/>
    <w:basedOn w:val="a"/>
    <w:link w:val="24"/>
    <w:unhideWhenUsed/>
    <w:rsid w:val="00EE5F7C"/>
    <w:pPr>
      <w:spacing w:after="120" w:line="480" w:lineRule="auto"/>
      <w:ind w:leftChars="200" w:left="420"/>
    </w:pPr>
  </w:style>
  <w:style w:type="character" w:customStyle="1" w:styleId="24">
    <w:name w:val="正文文本缩进 2 字符"/>
    <w:basedOn w:val="a0"/>
    <w:link w:val="23"/>
    <w:rsid w:val="00EE5F7C"/>
    <w:rPr>
      <w:kern w:val="2"/>
      <w:sz w:val="21"/>
    </w:rPr>
  </w:style>
  <w:style w:type="paragraph" w:customStyle="1" w:styleId="md-end-block">
    <w:name w:val="md-end-block"/>
    <w:basedOn w:val="a"/>
    <w:rsid w:val="00E7550C"/>
    <w:pPr>
      <w:widowControl/>
      <w:spacing w:before="100" w:beforeAutospacing="1" w:after="100" w:afterAutospacing="1"/>
      <w:jc w:val="left"/>
    </w:pPr>
    <w:rPr>
      <w:rFonts w:ascii="宋体" w:hAnsi="宋体" w:cs="宋体"/>
      <w:kern w:val="0"/>
      <w:sz w:val="24"/>
      <w:szCs w:val="24"/>
    </w:rPr>
  </w:style>
  <w:style w:type="paragraph" w:customStyle="1" w:styleId="o">
    <w:name w:val="????????¡§????????????¡§?????????????¨¬??????????¡§?????????¡§???????????¡§????o????????????¨¬??????????¡§?????????¡§????"/>
    <w:basedOn w:val="a"/>
    <w:rsid w:val="00C755DB"/>
    <w:pPr>
      <w:widowControl/>
      <w:overflowPunct w:val="0"/>
      <w:autoSpaceDE w:val="0"/>
      <w:autoSpaceDN w:val="0"/>
      <w:adjustRightInd w:val="0"/>
      <w:jc w:val="left"/>
      <w:textAlignment w:val="baseline"/>
    </w:pPr>
    <w:rPr>
      <w:kern w:val="0"/>
      <w:sz w:val="24"/>
    </w:rPr>
  </w:style>
  <w:style w:type="paragraph" w:styleId="affb">
    <w:name w:val="Title"/>
    <w:basedOn w:val="a"/>
    <w:next w:val="a"/>
    <w:link w:val="affc"/>
    <w:uiPriority w:val="10"/>
    <w:qFormat/>
    <w:rsid w:val="00A1453D"/>
    <w:pPr>
      <w:spacing w:before="240" w:after="60" w:line="480" w:lineRule="exact"/>
      <w:ind w:firstLineChars="200" w:firstLine="200"/>
      <w:jc w:val="center"/>
      <w:outlineLvl w:val="0"/>
    </w:pPr>
    <w:rPr>
      <w:rFonts w:asciiTheme="majorHAnsi" w:eastAsiaTheme="majorEastAsia" w:hAnsiTheme="majorHAnsi" w:cstheme="majorBidi"/>
      <w:b/>
      <w:bCs/>
      <w:sz w:val="32"/>
      <w:szCs w:val="32"/>
    </w:rPr>
  </w:style>
  <w:style w:type="character" w:customStyle="1" w:styleId="affc">
    <w:name w:val="标题 字符"/>
    <w:basedOn w:val="a0"/>
    <w:link w:val="affb"/>
    <w:uiPriority w:val="10"/>
    <w:qFormat/>
    <w:rsid w:val="00A1453D"/>
    <w:rPr>
      <w:rFonts w:asciiTheme="majorHAnsi" w:eastAsiaTheme="majorEastAsia" w:hAnsiTheme="majorHAnsi" w:cstheme="majorBidi"/>
      <w:b/>
      <w:bCs/>
      <w:kern w:val="2"/>
      <w:sz w:val="32"/>
      <w:szCs w:val="32"/>
    </w:rPr>
  </w:style>
  <w:style w:type="character" w:customStyle="1" w:styleId="-">
    <w:name w:val="正文-串"/>
    <w:qFormat/>
    <w:rsid w:val="0035777F"/>
    <w:rPr>
      <w:rFonts w:ascii="Times New Roman" w:eastAsia="宋体"/>
      <w:sz w:val="24"/>
      <w:szCs w:val="24"/>
    </w:rPr>
  </w:style>
  <w:style w:type="character" w:customStyle="1" w:styleId="10">
    <w:name w:val="标题 1 字符"/>
    <w:basedOn w:val="a0"/>
    <w:link w:val="1"/>
    <w:uiPriority w:val="9"/>
    <w:rsid w:val="00FF1851"/>
    <w:rPr>
      <w:rFonts w:ascii="宋体" w:hAnsi="宋体" w:cs="宋体"/>
      <w:b/>
      <w:bCs/>
      <w:kern w:val="36"/>
      <w:sz w:val="48"/>
      <w:szCs w:val="48"/>
    </w:rPr>
  </w:style>
  <w:style w:type="character" w:customStyle="1" w:styleId="20">
    <w:name w:val="标题 2 字符"/>
    <w:basedOn w:val="a0"/>
    <w:link w:val="2"/>
    <w:uiPriority w:val="9"/>
    <w:rsid w:val="00FF1851"/>
    <w:rPr>
      <w:rFonts w:ascii="Cambria" w:hAnsi="Cambria"/>
      <w:b/>
      <w:bCs/>
      <w:kern w:val="2"/>
      <w:sz w:val="32"/>
      <w:szCs w:val="32"/>
    </w:rPr>
  </w:style>
  <w:style w:type="character" w:customStyle="1" w:styleId="spelle">
    <w:name w:val="spelle"/>
    <w:rsid w:val="00FF1851"/>
  </w:style>
  <w:style w:type="character" w:customStyle="1" w:styleId="apple-converted-space">
    <w:name w:val="apple-converted-space"/>
    <w:rsid w:val="00FF1851"/>
  </w:style>
  <w:style w:type="character" w:customStyle="1" w:styleId="grame">
    <w:name w:val="grame"/>
    <w:rsid w:val="00FF1851"/>
  </w:style>
  <w:style w:type="paragraph" w:customStyle="1" w:styleId="affd">
    <w:name w:val="编写建议"/>
    <w:basedOn w:val="a"/>
    <w:rsid w:val="00FF1851"/>
    <w:pPr>
      <w:autoSpaceDE w:val="0"/>
      <w:autoSpaceDN w:val="0"/>
      <w:adjustRightInd w:val="0"/>
      <w:spacing w:line="360" w:lineRule="auto"/>
      <w:ind w:left="1134"/>
    </w:pPr>
    <w:rPr>
      <w:i/>
      <w:color w:val="0000FF"/>
      <w:kern w:val="0"/>
    </w:rPr>
  </w:style>
  <w:style w:type="paragraph" w:customStyle="1" w:styleId="ParaCharCharCharCharCharCharCharCharCharChar">
    <w:name w:val="默认段落字体 Para Char Char Char Char Char Char Char Char Char Char"/>
    <w:basedOn w:val="affe"/>
    <w:rsid w:val="00FF1851"/>
    <w:pPr>
      <w:adjustRightInd w:val="0"/>
      <w:spacing w:line="436" w:lineRule="exact"/>
      <w:ind w:left="357"/>
      <w:jc w:val="left"/>
      <w:outlineLvl w:val="3"/>
    </w:pPr>
    <w:rPr>
      <w:rFonts w:ascii="Tahoma" w:eastAsia="宋体" w:hAnsi="Tahoma"/>
      <w:b/>
      <w:sz w:val="24"/>
    </w:rPr>
  </w:style>
  <w:style w:type="paragraph" w:customStyle="1" w:styleId="25">
    <w:name w:val="标题2"/>
    <w:basedOn w:val="a"/>
    <w:rsid w:val="00FF1851"/>
    <w:pPr>
      <w:autoSpaceDE w:val="0"/>
      <w:autoSpaceDN w:val="0"/>
      <w:adjustRightInd w:val="0"/>
      <w:spacing w:line="360" w:lineRule="auto"/>
      <w:jc w:val="left"/>
    </w:pPr>
    <w:rPr>
      <w:rFonts w:ascii="宋体"/>
      <w:kern w:val="0"/>
      <w:sz w:val="24"/>
    </w:rPr>
  </w:style>
  <w:style w:type="paragraph" w:styleId="affe">
    <w:name w:val="Document Map"/>
    <w:basedOn w:val="a"/>
    <w:link w:val="afff"/>
    <w:semiHidden/>
    <w:rsid w:val="00FF1851"/>
    <w:pPr>
      <w:shd w:val="clear" w:color="auto" w:fill="000080"/>
    </w:pPr>
    <w:rPr>
      <w:rFonts w:eastAsia="楷体_GB2312"/>
      <w:sz w:val="28"/>
      <w:szCs w:val="24"/>
    </w:rPr>
  </w:style>
  <w:style w:type="character" w:customStyle="1" w:styleId="afff">
    <w:name w:val="文档结构图 字符"/>
    <w:basedOn w:val="a0"/>
    <w:link w:val="affe"/>
    <w:semiHidden/>
    <w:rsid w:val="00FF1851"/>
    <w:rPr>
      <w:rFonts w:eastAsia="楷体_GB2312"/>
      <w:kern w:val="2"/>
      <w:sz w:val="28"/>
      <w:szCs w:val="24"/>
      <w:shd w:val="clear" w:color="auto" w:fill="000080"/>
    </w:rPr>
  </w:style>
  <w:style w:type="paragraph" w:styleId="HTML0">
    <w:name w:val="HTML Preformatted"/>
    <w:basedOn w:val="a"/>
    <w:link w:val="HTML1"/>
    <w:uiPriority w:val="99"/>
    <w:unhideWhenUsed/>
    <w:rsid w:val="00FF1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1">
    <w:name w:val="HTML 预设格式 字符"/>
    <w:basedOn w:val="a0"/>
    <w:link w:val="HTML0"/>
    <w:uiPriority w:val="99"/>
    <w:rsid w:val="00FF1851"/>
    <w:rPr>
      <w:rFonts w:ascii="宋体" w:hAnsi="宋体" w:cs="宋体"/>
      <w:sz w:val="24"/>
      <w:szCs w:val="24"/>
    </w:rPr>
  </w:style>
  <w:style w:type="paragraph" w:customStyle="1" w:styleId="xl111">
    <w:name w:val="xl111"/>
    <w:basedOn w:val="a"/>
    <w:rsid w:val="00FF1851"/>
    <w:pPr>
      <w:widowControl/>
      <w:spacing w:before="100" w:beforeAutospacing="1" w:after="100" w:afterAutospacing="1"/>
      <w:jc w:val="left"/>
    </w:pPr>
    <w:rPr>
      <w:rFonts w:ascii="宋体" w:hAnsi="宋体" w:cs="宋体"/>
      <w:kern w:val="0"/>
      <w:sz w:val="18"/>
      <w:szCs w:val="18"/>
    </w:rPr>
  </w:style>
  <w:style w:type="character" w:styleId="afff0">
    <w:name w:val="FollowedHyperlink"/>
    <w:uiPriority w:val="99"/>
    <w:unhideWhenUsed/>
    <w:rsid w:val="00FF1851"/>
    <w:rPr>
      <w:color w:val="954F72"/>
      <w:u w:val="single"/>
    </w:rPr>
  </w:style>
  <w:style w:type="paragraph" w:customStyle="1" w:styleId="font5">
    <w:name w:val="font5"/>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66">
    <w:name w:val="xl66"/>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112">
    <w:name w:val="xl112"/>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113">
    <w:name w:val="xl113"/>
    <w:basedOn w:val="a"/>
    <w:rsid w:val="00FF1851"/>
    <w:pPr>
      <w:widowControl/>
      <w:spacing w:before="100" w:beforeAutospacing="1" w:after="100" w:afterAutospacing="1"/>
      <w:jc w:val="left"/>
    </w:pPr>
    <w:rPr>
      <w:rFonts w:ascii="宋体" w:hAnsi="宋体" w:cs="宋体"/>
      <w:b/>
      <w:bCs/>
      <w:kern w:val="0"/>
      <w:sz w:val="18"/>
      <w:szCs w:val="18"/>
    </w:rPr>
  </w:style>
  <w:style w:type="paragraph" w:customStyle="1" w:styleId="xl114">
    <w:name w:val="xl114"/>
    <w:basedOn w:val="a"/>
    <w:rsid w:val="00FF1851"/>
    <w:pPr>
      <w:widowControl/>
      <w:spacing w:before="100" w:beforeAutospacing="1" w:after="100" w:afterAutospacing="1"/>
      <w:jc w:val="center"/>
    </w:pPr>
    <w:rPr>
      <w:rFonts w:ascii="宋体" w:hAnsi="宋体" w:cs="宋体"/>
      <w:b/>
      <w:bCs/>
      <w:kern w:val="0"/>
      <w:sz w:val="18"/>
      <w:szCs w:val="18"/>
    </w:rPr>
  </w:style>
  <w:style w:type="paragraph" w:customStyle="1" w:styleId="xl115">
    <w:name w:val="xl115"/>
    <w:basedOn w:val="a"/>
    <w:rsid w:val="00FF1851"/>
    <w:pPr>
      <w:widowControl/>
      <w:spacing w:before="100" w:beforeAutospacing="1" w:after="100" w:afterAutospacing="1"/>
      <w:jc w:val="center"/>
    </w:pPr>
    <w:rPr>
      <w:rFonts w:ascii="宋体" w:hAnsi="宋体" w:cs="宋体"/>
      <w:b/>
      <w:bCs/>
      <w:kern w:val="0"/>
      <w:sz w:val="18"/>
      <w:szCs w:val="18"/>
    </w:rPr>
  </w:style>
  <w:style w:type="paragraph" w:customStyle="1" w:styleId="xl116">
    <w:name w:val="xl116"/>
    <w:basedOn w:val="a"/>
    <w:rsid w:val="00FF1851"/>
    <w:pPr>
      <w:widowControl/>
      <w:spacing w:before="100" w:beforeAutospacing="1" w:after="100" w:afterAutospacing="1"/>
      <w:jc w:val="left"/>
    </w:pPr>
    <w:rPr>
      <w:rFonts w:ascii="宋体" w:hAnsi="宋体" w:cs="宋体"/>
      <w:kern w:val="0"/>
      <w:sz w:val="18"/>
      <w:szCs w:val="18"/>
      <w:u w:val="single"/>
    </w:rPr>
  </w:style>
  <w:style w:type="paragraph" w:customStyle="1" w:styleId="xl117">
    <w:name w:val="xl117"/>
    <w:basedOn w:val="a"/>
    <w:rsid w:val="00FF1851"/>
    <w:pPr>
      <w:widowControl/>
      <w:spacing w:before="100" w:beforeAutospacing="1" w:after="100" w:afterAutospacing="1"/>
      <w:jc w:val="left"/>
    </w:pPr>
    <w:rPr>
      <w:rFonts w:ascii="宋体" w:hAnsi="宋体" w:cs="宋体"/>
      <w:i/>
      <w:iCs/>
      <w:kern w:val="0"/>
      <w:sz w:val="18"/>
      <w:szCs w:val="18"/>
    </w:rPr>
  </w:style>
  <w:style w:type="paragraph" w:customStyle="1" w:styleId="xl118">
    <w:name w:val="xl118"/>
    <w:basedOn w:val="a"/>
    <w:rsid w:val="00FF1851"/>
    <w:pPr>
      <w:widowControl/>
      <w:spacing w:before="100" w:beforeAutospacing="1" w:after="100" w:afterAutospacing="1"/>
      <w:jc w:val="center"/>
    </w:pPr>
    <w:rPr>
      <w:rFonts w:ascii="宋体" w:hAnsi="宋体" w:cs="宋体"/>
      <w:b/>
      <w:bCs/>
      <w:kern w:val="0"/>
      <w:sz w:val="18"/>
      <w:szCs w:val="18"/>
    </w:rPr>
  </w:style>
  <w:style w:type="paragraph" w:customStyle="1" w:styleId="xl119">
    <w:name w:val="xl119"/>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9">
    <w:name w:val="样式9"/>
    <w:basedOn w:val="a"/>
    <w:rsid w:val="006468BA"/>
    <w:pPr>
      <w:adjustRightInd w:val="0"/>
      <w:snapToGrid w:val="0"/>
      <w:spacing w:after="157" w:line="313" w:lineRule="atLeast"/>
      <w:jc w:val="center"/>
    </w:pPr>
    <w:rPr>
      <w:sz w:val="18"/>
    </w:rPr>
  </w:style>
  <w:style w:type="paragraph" w:customStyle="1" w:styleId="ql-align-justify">
    <w:name w:val="ql-align-justify"/>
    <w:basedOn w:val="a"/>
    <w:rsid w:val="006468BA"/>
    <w:pPr>
      <w:widowControl/>
      <w:spacing w:before="100" w:beforeAutospacing="1" w:after="100" w:afterAutospacing="1"/>
      <w:jc w:val="left"/>
    </w:pPr>
    <w:rPr>
      <w:rFonts w:ascii="宋体" w:hAnsi="宋体" w:cs="宋体"/>
      <w:kern w:val="0"/>
      <w:sz w:val="24"/>
      <w:szCs w:val="24"/>
    </w:rPr>
  </w:style>
  <w:style w:type="character" w:customStyle="1" w:styleId="ql-underline-dotted">
    <w:name w:val="ql-underline-dotted"/>
    <w:rsid w:val="006468BA"/>
  </w:style>
  <w:style w:type="character" w:customStyle="1" w:styleId="32">
    <w:name w:val="标题 3 字符"/>
    <w:basedOn w:val="a0"/>
    <w:semiHidden/>
    <w:rsid w:val="00AE5DFD"/>
    <w:rPr>
      <w:b/>
      <w:bCs/>
      <w:kern w:val="2"/>
      <w:sz w:val="32"/>
      <w:szCs w:val="32"/>
    </w:rPr>
  </w:style>
  <w:style w:type="character" w:customStyle="1" w:styleId="1Char">
    <w:name w:val="标题 1 Char"/>
    <w:uiPriority w:val="9"/>
    <w:rsid w:val="00AE5DFD"/>
    <w:rPr>
      <w:rFonts w:ascii="宋体" w:hAnsi="宋体"/>
      <w:b/>
      <w:bCs/>
      <w:color w:val="000000"/>
      <w:kern w:val="44"/>
      <w:sz w:val="44"/>
      <w:szCs w:val="44"/>
    </w:rPr>
  </w:style>
  <w:style w:type="character" w:customStyle="1" w:styleId="31">
    <w:name w:val="标题 3 字符1"/>
    <w:link w:val="3"/>
    <w:uiPriority w:val="9"/>
    <w:semiHidden/>
    <w:rsid w:val="00AE5DFD"/>
    <w:rPr>
      <w:rFonts w:ascii="宋体" w:hAnsi="宋体"/>
      <w:b/>
      <w:bCs/>
      <w:color w:val="000000"/>
      <w:sz w:val="32"/>
      <w:szCs w:val="32"/>
    </w:rPr>
  </w:style>
  <w:style w:type="character" w:customStyle="1" w:styleId="Char4">
    <w:name w:val="正文文本缩进 Char"/>
    <w:rsid w:val="00AE5DFD"/>
    <w:rPr>
      <w:rFonts w:ascii="宋体"/>
      <w:color w:val="000000"/>
      <w:kern w:val="2"/>
      <w:sz w:val="21"/>
      <w:lang w:val="de-DE"/>
    </w:rPr>
  </w:style>
  <w:style w:type="paragraph" w:customStyle="1" w:styleId="afff1">
    <w:name w:val="表题"/>
    <w:basedOn w:val="3"/>
    <w:rsid w:val="00AE5DFD"/>
    <w:pPr>
      <w:adjustRightInd w:val="0"/>
      <w:snapToGrid w:val="0"/>
      <w:spacing w:before="100" w:after="40" w:line="240" w:lineRule="atLeast"/>
      <w:jc w:val="center"/>
    </w:pPr>
    <w:rPr>
      <w:rFonts w:ascii="Times New Roman" w:eastAsia="黑体" w:hAnsi="Times New Roman"/>
      <w:b w:val="0"/>
      <w:bCs w:val="0"/>
      <w:color w:val="auto"/>
      <w:kern w:val="2"/>
      <w:sz w:val="18"/>
      <w:szCs w:val="20"/>
    </w:rPr>
  </w:style>
  <w:style w:type="character" w:customStyle="1" w:styleId="Char5">
    <w:name w:val="页眉 Char"/>
    <w:rsid w:val="00AE5DFD"/>
    <w:rPr>
      <w:kern w:val="2"/>
      <w:sz w:val="18"/>
    </w:rPr>
  </w:style>
  <w:style w:type="character" w:customStyle="1" w:styleId="mord">
    <w:name w:val="mord"/>
    <w:rsid w:val="00AE5DFD"/>
  </w:style>
  <w:style w:type="character" w:customStyle="1" w:styleId="mrel">
    <w:name w:val="mrel"/>
    <w:rsid w:val="00AE5DFD"/>
  </w:style>
  <w:style w:type="character" w:customStyle="1" w:styleId="mopen">
    <w:name w:val="mopen"/>
    <w:rsid w:val="00AE5DFD"/>
  </w:style>
  <w:style w:type="character" w:customStyle="1" w:styleId="vlist-s">
    <w:name w:val="vlist-s"/>
    <w:rsid w:val="00AE5DFD"/>
  </w:style>
  <w:style w:type="character" w:customStyle="1" w:styleId="mclose">
    <w:name w:val="mclose"/>
    <w:rsid w:val="00AE5DFD"/>
  </w:style>
  <w:style w:type="character" w:customStyle="1" w:styleId="mop">
    <w:name w:val="mop"/>
    <w:rsid w:val="00AE5DFD"/>
  </w:style>
  <w:style w:type="character" w:customStyle="1" w:styleId="mbin">
    <w:name w:val="mbin"/>
    <w:rsid w:val="00AE5DFD"/>
  </w:style>
  <w:style w:type="paragraph" w:customStyle="1" w:styleId="afff2">
    <w:basedOn w:val="a"/>
    <w:next w:val="af3"/>
    <w:uiPriority w:val="34"/>
    <w:qFormat/>
    <w:rsid w:val="00AE5DFD"/>
    <w:pPr>
      <w:ind w:firstLineChars="200" w:firstLine="420"/>
    </w:pPr>
    <w:rPr>
      <w:rFonts w:ascii="宋体" w:hAnsi="宋体"/>
      <w:color w:val="000000"/>
      <w:kern w:val="0"/>
      <w:sz w:val="20"/>
    </w:rPr>
  </w:style>
  <w:style w:type="paragraph" w:customStyle="1" w:styleId="font6">
    <w:name w:val="font6"/>
    <w:basedOn w:val="a"/>
    <w:rsid w:val="00AE5DFD"/>
    <w:pPr>
      <w:widowControl/>
      <w:spacing w:before="100" w:beforeAutospacing="1" w:after="100" w:afterAutospacing="1"/>
      <w:jc w:val="left"/>
    </w:pPr>
    <w:rPr>
      <w:rFonts w:ascii="宋体" w:hAnsi="宋体" w:cs="宋体"/>
      <w:b/>
      <w:bCs/>
      <w:color w:val="000000"/>
      <w:kern w:val="0"/>
      <w:sz w:val="22"/>
      <w:szCs w:val="22"/>
    </w:rPr>
  </w:style>
  <w:style w:type="paragraph" w:customStyle="1" w:styleId="xl67">
    <w:name w:val="xl67"/>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kern w:val="0"/>
      <w:sz w:val="24"/>
      <w:szCs w:val="24"/>
    </w:rPr>
  </w:style>
  <w:style w:type="paragraph" w:customStyle="1" w:styleId="xl68">
    <w:name w:val="xl68"/>
    <w:basedOn w:val="a"/>
    <w:rsid w:val="00AE5DFD"/>
    <w:pPr>
      <w:widowControl/>
      <w:spacing w:before="100" w:beforeAutospacing="1" w:after="100" w:afterAutospacing="1"/>
      <w:jc w:val="center"/>
    </w:pPr>
    <w:rPr>
      <w:rFonts w:ascii="宋体" w:hAnsi="宋体" w:cs="宋体"/>
      <w:kern w:val="0"/>
      <w:sz w:val="24"/>
      <w:szCs w:val="24"/>
    </w:rPr>
  </w:style>
  <w:style w:type="paragraph" w:customStyle="1" w:styleId="xl69">
    <w:name w:val="xl69"/>
    <w:basedOn w:val="a"/>
    <w:rsid w:val="00AE5DFD"/>
    <w:pPr>
      <w:widowControl/>
      <w:spacing w:before="100" w:beforeAutospacing="1" w:after="100" w:afterAutospacing="1"/>
      <w:jc w:val="center"/>
    </w:pPr>
    <w:rPr>
      <w:rFonts w:ascii="宋体" w:hAnsi="宋体" w:cs="宋体"/>
      <w:kern w:val="0"/>
      <w:sz w:val="24"/>
      <w:szCs w:val="24"/>
    </w:rPr>
  </w:style>
  <w:style w:type="paragraph" w:customStyle="1" w:styleId="xl70">
    <w:name w:val="xl70"/>
    <w:basedOn w:val="a"/>
    <w:rsid w:val="00AE5DFD"/>
    <w:pPr>
      <w:widowControl/>
      <w:spacing w:before="100" w:beforeAutospacing="1" w:after="100" w:afterAutospacing="1"/>
      <w:jc w:val="center"/>
    </w:pPr>
    <w:rPr>
      <w:rFonts w:ascii="宋体" w:hAnsi="宋体" w:cs="宋体"/>
      <w:kern w:val="0"/>
      <w:sz w:val="24"/>
      <w:szCs w:val="24"/>
    </w:rPr>
  </w:style>
  <w:style w:type="paragraph" w:customStyle="1" w:styleId="xl71">
    <w:name w:val="xl71"/>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2">
    <w:name w:val="xl72"/>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3">
    <w:name w:val="xl73"/>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4">
    <w:name w:val="xl74"/>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kern w:val="0"/>
      <w:sz w:val="24"/>
      <w:szCs w:val="24"/>
    </w:rPr>
  </w:style>
  <w:style w:type="paragraph" w:customStyle="1" w:styleId="xl75">
    <w:name w:val="xl75"/>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76">
    <w:name w:val="xl76"/>
    <w:basedOn w:val="a"/>
    <w:rsid w:val="00AE5DFD"/>
    <w:pPr>
      <w:widowControl/>
      <w:spacing w:before="100" w:beforeAutospacing="1" w:after="100" w:afterAutospacing="1"/>
      <w:jc w:val="center"/>
    </w:pPr>
    <w:rPr>
      <w:kern w:val="0"/>
      <w:sz w:val="24"/>
      <w:szCs w:val="24"/>
    </w:rPr>
  </w:style>
  <w:style w:type="paragraph" w:customStyle="1" w:styleId="NUDT">
    <w:name w:val="NUDT正文"/>
    <w:basedOn w:val="a"/>
    <w:qFormat/>
    <w:rsid w:val="00472C36"/>
    <w:pPr>
      <w:adjustRightInd w:val="0"/>
      <w:spacing w:line="520" w:lineRule="exact"/>
      <w:ind w:firstLineChars="200" w:firstLine="200"/>
      <w:textAlignment w:val="baseline"/>
    </w:pPr>
    <w:rPr>
      <w:rFonts w:cs="宋体"/>
      <w:kern w:val="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96276">
      <w:bodyDiv w:val="1"/>
      <w:marLeft w:val="0"/>
      <w:marRight w:val="0"/>
      <w:marTop w:val="0"/>
      <w:marBottom w:val="0"/>
      <w:divBdr>
        <w:top w:val="none" w:sz="0" w:space="0" w:color="auto"/>
        <w:left w:val="none" w:sz="0" w:space="0" w:color="auto"/>
        <w:bottom w:val="none" w:sz="0" w:space="0" w:color="auto"/>
        <w:right w:val="none" w:sz="0" w:space="0" w:color="auto"/>
      </w:divBdr>
    </w:div>
    <w:div w:id="72051076">
      <w:bodyDiv w:val="1"/>
      <w:marLeft w:val="0"/>
      <w:marRight w:val="0"/>
      <w:marTop w:val="0"/>
      <w:marBottom w:val="0"/>
      <w:divBdr>
        <w:top w:val="none" w:sz="0" w:space="0" w:color="auto"/>
        <w:left w:val="none" w:sz="0" w:space="0" w:color="auto"/>
        <w:bottom w:val="none" w:sz="0" w:space="0" w:color="auto"/>
        <w:right w:val="none" w:sz="0" w:space="0" w:color="auto"/>
      </w:divBdr>
    </w:div>
    <w:div w:id="156696747">
      <w:bodyDiv w:val="1"/>
      <w:marLeft w:val="0"/>
      <w:marRight w:val="0"/>
      <w:marTop w:val="0"/>
      <w:marBottom w:val="0"/>
      <w:divBdr>
        <w:top w:val="none" w:sz="0" w:space="0" w:color="auto"/>
        <w:left w:val="none" w:sz="0" w:space="0" w:color="auto"/>
        <w:bottom w:val="none" w:sz="0" w:space="0" w:color="auto"/>
        <w:right w:val="none" w:sz="0" w:space="0" w:color="auto"/>
      </w:divBdr>
    </w:div>
    <w:div w:id="167140262">
      <w:bodyDiv w:val="1"/>
      <w:marLeft w:val="0"/>
      <w:marRight w:val="0"/>
      <w:marTop w:val="0"/>
      <w:marBottom w:val="0"/>
      <w:divBdr>
        <w:top w:val="none" w:sz="0" w:space="0" w:color="auto"/>
        <w:left w:val="none" w:sz="0" w:space="0" w:color="auto"/>
        <w:bottom w:val="none" w:sz="0" w:space="0" w:color="auto"/>
        <w:right w:val="none" w:sz="0" w:space="0" w:color="auto"/>
      </w:divBdr>
    </w:div>
    <w:div w:id="172379816">
      <w:bodyDiv w:val="1"/>
      <w:marLeft w:val="0"/>
      <w:marRight w:val="0"/>
      <w:marTop w:val="0"/>
      <w:marBottom w:val="0"/>
      <w:divBdr>
        <w:top w:val="none" w:sz="0" w:space="0" w:color="auto"/>
        <w:left w:val="none" w:sz="0" w:space="0" w:color="auto"/>
        <w:bottom w:val="none" w:sz="0" w:space="0" w:color="auto"/>
        <w:right w:val="none" w:sz="0" w:space="0" w:color="auto"/>
      </w:divBdr>
    </w:div>
    <w:div w:id="173418635">
      <w:bodyDiv w:val="1"/>
      <w:marLeft w:val="0"/>
      <w:marRight w:val="0"/>
      <w:marTop w:val="0"/>
      <w:marBottom w:val="0"/>
      <w:divBdr>
        <w:top w:val="none" w:sz="0" w:space="0" w:color="auto"/>
        <w:left w:val="none" w:sz="0" w:space="0" w:color="auto"/>
        <w:bottom w:val="none" w:sz="0" w:space="0" w:color="auto"/>
        <w:right w:val="none" w:sz="0" w:space="0" w:color="auto"/>
      </w:divBdr>
    </w:div>
    <w:div w:id="201938033">
      <w:bodyDiv w:val="1"/>
      <w:marLeft w:val="0"/>
      <w:marRight w:val="0"/>
      <w:marTop w:val="0"/>
      <w:marBottom w:val="0"/>
      <w:divBdr>
        <w:top w:val="none" w:sz="0" w:space="0" w:color="auto"/>
        <w:left w:val="none" w:sz="0" w:space="0" w:color="auto"/>
        <w:bottom w:val="none" w:sz="0" w:space="0" w:color="auto"/>
        <w:right w:val="none" w:sz="0" w:space="0" w:color="auto"/>
      </w:divBdr>
    </w:div>
    <w:div w:id="228657511">
      <w:bodyDiv w:val="1"/>
      <w:marLeft w:val="0"/>
      <w:marRight w:val="0"/>
      <w:marTop w:val="0"/>
      <w:marBottom w:val="0"/>
      <w:divBdr>
        <w:top w:val="none" w:sz="0" w:space="0" w:color="auto"/>
        <w:left w:val="none" w:sz="0" w:space="0" w:color="auto"/>
        <w:bottom w:val="none" w:sz="0" w:space="0" w:color="auto"/>
        <w:right w:val="none" w:sz="0" w:space="0" w:color="auto"/>
      </w:divBdr>
    </w:div>
    <w:div w:id="290136266">
      <w:bodyDiv w:val="1"/>
      <w:marLeft w:val="0"/>
      <w:marRight w:val="0"/>
      <w:marTop w:val="0"/>
      <w:marBottom w:val="0"/>
      <w:divBdr>
        <w:top w:val="none" w:sz="0" w:space="0" w:color="auto"/>
        <w:left w:val="none" w:sz="0" w:space="0" w:color="auto"/>
        <w:bottom w:val="none" w:sz="0" w:space="0" w:color="auto"/>
        <w:right w:val="none" w:sz="0" w:space="0" w:color="auto"/>
      </w:divBdr>
    </w:div>
    <w:div w:id="291056676">
      <w:bodyDiv w:val="1"/>
      <w:marLeft w:val="0"/>
      <w:marRight w:val="0"/>
      <w:marTop w:val="0"/>
      <w:marBottom w:val="0"/>
      <w:divBdr>
        <w:top w:val="none" w:sz="0" w:space="0" w:color="auto"/>
        <w:left w:val="none" w:sz="0" w:space="0" w:color="auto"/>
        <w:bottom w:val="none" w:sz="0" w:space="0" w:color="auto"/>
        <w:right w:val="none" w:sz="0" w:space="0" w:color="auto"/>
      </w:divBdr>
    </w:div>
    <w:div w:id="362169573">
      <w:bodyDiv w:val="1"/>
      <w:marLeft w:val="0"/>
      <w:marRight w:val="0"/>
      <w:marTop w:val="0"/>
      <w:marBottom w:val="0"/>
      <w:divBdr>
        <w:top w:val="none" w:sz="0" w:space="0" w:color="auto"/>
        <w:left w:val="none" w:sz="0" w:space="0" w:color="auto"/>
        <w:bottom w:val="none" w:sz="0" w:space="0" w:color="auto"/>
        <w:right w:val="none" w:sz="0" w:space="0" w:color="auto"/>
      </w:divBdr>
    </w:div>
    <w:div w:id="366374671">
      <w:bodyDiv w:val="1"/>
      <w:marLeft w:val="0"/>
      <w:marRight w:val="0"/>
      <w:marTop w:val="0"/>
      <w:marBottom w:val="0"/>
      <w:divBdr>
        <w:top w:val="none" w:sz="0" w:space="0" w:color="auto"/>
        <w:left w:val="none" w:sz="0" w:space="0" w:color="auto"/>
        <w:bottom w:val="none" w:sz="0" w:space="0" w:color="auto"/>
        <w:right w:val="none" w:sz="0" w:space="0" w:color="auto"/>
      </w:divBdr>
    </w:div>
    <w:div w:id="379979725">
      <w:bodyDiv w:val="1"/>
      <w:marLeft w:val="0"/>
      <w:marRight w:val="0"/>
      <w:marTop w:val="0"/>
      <w:marBottom w:val="0"/>
      <w:divBdr>
        <w:top w:val="none" w:sz="0" w:space="0" w:color="auto"/>
        <w:left w:val="none" w:sz="0" w:space="0" w:color="auto"/>
        <w:bottom w:val="none" w:sz="0" w:space="0" w:color="auto"/>
        <w:right w:val="none" w:sz="0" w:space="0" w:color="auto"/>
      </w:divBdr>
    </w:div>
    <w:div w:id="410741530">
      <w:bodyDiv w:val="1"/>
      <w:marLeft w:val="0"/>
      <w:marRight w:val="0"/>
      <w:marTop w:val="0"/>
      <w:marBottom w:val="0"/>
      <w:divBdr>
        <w:top w:val="none" w:sz="0" w:space="0" w:color="auto"/>
        <w:left w:val="none" w:sz="0" w:space="0" w:color="auto"/>
        <w:bottom w:val="none" w:sz="0" w:space="0" w:color="auto"/>
        <w:right w:val="none" w:sz="0" w:space="0" w:color="auto"/>
      </w:divBdr>
    </w:div>
    <w:div w:id="482553560">
      <w:bodyDiv w:val="1"/>
      <w:marLeft w:val="0"/>
      <w:marRight w:val="0"/>
      <w:marTop w:val="0"/>
      <w:marBottom w:val="0"/>
      <w:divBdr>
        <w:top w:val="none" w:sz="0" w:space="0" w:color="auto"/>
        <w:left w:val="none" w:sz="0" w:space="0" w:color="auto"/>
        <w:bottom w:val="none" w:sz="0" w:space="0" w:color="auto"/>
        <w:right w:val="none" w:sz="0" w:space="0" w:color="auto"/>
      </w:divBdr>
    </w:div>
    <w:div w:id="487014864">
      <w:bodyDiv w:val="1"/>
      <w:marLeft w:val="0"/>
      <w:marRight w:val="0"/>
      <w:marTop w:val="0"/>
      <w:marBottom w:val="0"/>
      <w:divBdr>
        <w:top w:val="none" w:sz="0" w:space="0" w:color="auto"/>
        <w:left w:val="none" w:sz="0" w:space="0" w:color="auto"/>
        <w:bottom w:val="none" w:sz="0" w:space="0" w:color="auto"/>
        <w:right w:val="none" w:sz="0" w:space="0" w:color="auto"/>
      </w:divBdr>
    </w:div>
    <w:div w:id="529144555">
      <w:bodyDiv w:val="1"/>
      <w:marLeft w:val="0"/>
      <w:marRight w:val="0"/>
      <w:marTop w:val="0"/>
      <w:marBottom w:val="0"/>
      <w:divBdr>
        <w:top w:val="none" w:sz="0" w:space="0" w:color="auto"/>
        <w:left w:val="none" w:sz="0" w:space="0" w:color="auto"/>
        <w:bottom w:val="none" w:sz="0" w:space="0" w:color="auto"/>
        <w:right w:val="none" w:sz="0" w:space="0" w:color="auto"/>
      </w:divBdr>
    </w:div>
    <w:div w:id="557060668">
      <w:bodyDiv w:val="1"/>
      <w:marLeft w:val="0"/>
      <w:marRight w:val="0"/>
      <w:marTop w:val="0"/>
      <w:marBottom w:val="0"/>
      <w:divBdr>
        <w:top w:val="none" w:sz="0" w:space="0" w:color="auto"/>
        <w:left w:val="none" w:sz="0" w:space="0" w:color="auto"/>
        <w:bottom w:val="none" w:sz="0" w:space="0" w:color="auto"/>
        <w:right w:val="none" w:sz="0" w:space="0" w:color="auto"/>
      </w:divBdr>
    </w:div>
    <w:div w:id="583688861">
      <w:bodyDiv w:val="1"/>
      <w:marLeft w:val="0"/>
      <w:marRight w:val="0"/>
      <w:marTop w:val="0"/>
      <w:marBottom w:val="0"/>
      <w:divBdr>
        <w:top w:val="none" w:sz="0" w:space="0" w:color="auto"/>
        <w:left w:val="none" w:sz="0" w:space="0" w:color="auto"/>
        <w:bottom w:val="none" w:sz="0" w:space="0" w:color="auto"/>
        <w:right w:val="none" w:sz="0" w:space="0" w:color="auto"/>
      </w:divBdr>
    </w:div>
    <w:div w:id="667484703">
      <w:bodyDiv w:val="1"/>
      <w:marLeft w:val="0"/>
      <w:marRight w:val="0"/>
      <w:marTop w:val="0"/>
      <w:marBottom w:val="0"/>
      <w:divBdr>
        <w:top w:val="none" w:sz="0" w:space="0" w:color="auto"/>
        <w:left w:val="none" w:sz="0" w:space="0" w:color="auto"/>
        <w:bottom w:val="none" w:sz="0" w:space="0" w:color="auto"/>
        <w:right w:val="none" w:sz="0" w:space="0" w:color="auto"/>
      </w:divBdr>
    </w:div>
    <w:div w:id="689599336">
      <w:bodyDiv w:val="1"/>
      <w:marLeft w:val="0"/>
      <w:marRight w:val="0"/>
      <w:marTop w:val="0"/>
      <w:marBottom w:val="0"/>
      <w:divBdr>
        <w:top w:val="none" w:sz="0" w:space="0" w:color="auto"/>
        <w:left w:val="none" w:sz="0" w:space="0" w:color="auto"/>
        <w:bottom w:val="none" w:sz="0" w:space="0" w:color="auto"/>
        <w:right w:val="none" w:sz="0" w:space="0" w:color="auto"/>
      </w:divBdr>
    </w:div>
    <w:div w:id="697044857">
      <w:bodyDiv w:val="1"/>
      <w:marLeft w:val="0"/>
      <w:marRight w:val="0"/>
      <w:marTop w:val="0"/>
      <w:marBottom w:val="0"/>
      <w:divBdr>
        <w:top w:val="none" w:sz="0" w:space="0" w:color="auto"/>
        <w:left w:val="none" w:sz="0" w:space="0" w:color="auto"/>
        <w:bottom w:val="none" w:sz="0" w:space="0" w:color="auto"/>
        <w:right w:val="none" w:sz="0" w:space="0" w:color="auto"/>
      </w:divBdr>
    </w:div>
    <w:div w:id="697974846">
      <w:bodyDiv w:val="1"/>
      <w:marLeft w:val="0"/>
      <w:marRight w:val="0"/>
      <w:marTop w:val="0"/>
      <w:marBottom w:val="0"/>
      <w:divBdr>
        <w:top w:val="none" w:sz="0" w:space="0" w:color="auto"/>
        <w:left w:val="none" w:sz="0" w:space="0" w:color="auto"/>
        <w:bottom w:val="none" w:sz="0" w:space="0" w:color="auto"/>
        <w:right w:val="none" w:sz="0" w:space="0" w:color="auto"/>
      </w:divBdr>
    </w:div>
    <w:div w:id="704018696">
      <w:bodyDiv w:val="1"/>
      <w:marLeft w:val="0"/>
      <w:marRight w:val="0"/>
      <w:marTop w:val="0"/>
      <w:marBottom w:val="0"/>
      <w:divBdr>
        <w:top w:val="none" w:sz="0" w:space="0" w:color="auto"/>
        <w:left w:val="none" w:sz="0" w:space="0" w:color="auto"/>
        <w:bottom w:val="none" w:sz="0" w:space="0" w:color="auto"/>
        <w:right w:val="none" w:sz="0" w:space="0" w:color="auto"/>
      </w:divBdr>
    </w:div>
    <w:div w:id="715399923">
      <w:bodyDiv w:val="1"/>
      <w:marLeft w:val="0"/>
      <w:marRight w:val="0"/>
      <w:marTop w:val="0"/>
      <w:marBottom w:val="0"/>
      <w:divBdr>
        <w:top w:val="none" w:sz="0" w:space="0" w:color="auto"/>
        <w:left w:val="none" w:sz="0" w:space="0" w:color="auto"/>
        <w:bottom w:val="none" w:sz="0" w:space="0" w:color="auto"/>
        <w:right w:val="none" w:sz="0" w:space="0" w:color="auto"/>
      </w:divBdr>
    </w:div>
    <w:div w:id="728529222">
      <w:bodyDiv w:val="1"/>
      <w:marLeft w:val="0"/>
      <w:marRight w:val="0"/>
      <w:marTop w:val="0"/>
      <w:marBottom w:val="0"/>
      <w:divBdr>
        <w:top w:val="none" w:sz="0" w:space="0" w:color="auto"/>
        <w:left w:val="none" w:sz="0" w:space="0" w:color="auto"/>
        <w:bottom w:val="none" w:sz="0" w:space="0" w:color="auto"/>
        <w:right w:val="none" w:sz="0" w:space="0" w:color="auto"/>
      </w:divBdr>
    </w:div>
    <w:div w:id="753815747">
      <w:bodyDiv w:val="1"/>
      <w:marLeft w:val="0"/>
      <w:marRight w:val="0"/>
      <w:marTop w:val="0"/>
      <w:marBottom w:val="0"/>
      <w:divBdr>
        <w:top w:val="none" w:sz="0" w:space="0" w:color="auto"/>
        <w:left w:val="none" w:sz="0" w:space="0" w:color="auto"/>
        <w:bottom w:val="none" w:sz="0" w:space="0" w:color="auto"/>
        <w:right w:val="none" w:sz="0" w:space="0" w:color="auto"/>
      </w:divBdr>
    </w:div>
    <w:div w:id="761878492">
      <w:bodyDiv w:val="1"/>
      <w:marLeft w:val="0"/>
      <w:marRight w:val="0"/>
      <w:marTop w:val="0"/>
      <w:marBottom w:val="0"/>
      <w:divBdr>
        <w:top w:val="none" w:sz="0" w:space="0" w:color="auto"/>
        <w:left w:val="none" w:sz="0" w:space="0" w:color="auto"/>
        <w:bottom w:val="none" w:sz="0" w:space="0" w:color="auto"/>
        <w:right w:val="none" w:sz="0" w:space="0" w:color="auto"/>
      </w:divBdr>
    </w:div>
    <w:div w:id="793712637">
      <w:bodyDiv w:val="1"/>
      <w:marLeft w:val="0"/>
      <w:marRight w:val="0"/>
      <w:marTop w:val="0"/>
      <w:marBottom w:val="0"/>
      <w:divBdr>
        <w:top w:val="none" w:sz="0" w:space="0" w:color="auto"/>
        <w:left w:val="none" w:sz="0" w:space="0" w:color="auto"/>
        <w:bottom w:val="none" w:sz="0" w:space="0" w:color="auto"/>
        <w:right w:val="none" w:sz="0" w:space="0" w:color="auto"/>
      </w:divBdr>
    </w:div>
    <w:div w:id="823622478">
      <w:bodyDiv w:val="1"/>
      <w:marLeft w:val="0"/>
      <w:marRight w:val="0"/>
      <w:marTop w:val="0"/>
      <w:marBottom w:val="0"/>
      <w:divBdr>
        <w:top w:val="none" w:sz="0" w:space="0" w:color="auto"/>
        <w:left w:val="none" w:sz="0" w:space="0" w:color="auto"/>
        <w:bottom w:val="none" w:sz="0" w:space="0" w:color="auto"/>
        <w:right w:val="none" w:sz="0" w:space="0" w:color="auto"/>
      </w:divBdr>
    </w:div>
    <w:div w:id="853106481">
      <w:bodyDiv w:val="1"/>
      <w:marLeft w:val="0"/>
      <w:marRight w:val="0"/>
      <w:marTop w:val="0"/>
      <w:marBottom w:val="0"/>
      <w:divBdr>
        <w:top w:val="none" w:sz="0" w:space="0" w:color="auto"/>
        <w:left w:val="none" w:sz="0" w:space="0" w:color="auto"/>
        <w:bottom w:val="none" w:sz="0" w:space="0" w:color="auto"/>
        <w:right w:val="none" w:sz="0" w:space="0" w:color="auto"/>
      </w:divBdr>
    </w:div>
    <w:div w:id="877932372">
      <w:bodyDiv w:val="1"/>
      <w:marLeft w:val="0"/>
      <w:marRight w:val="0"/>
      <w:marTop w:val="0"/>
      <w:marBottom w:val="0"/>
      <w:divBdr>
        <w:top w:val="none" w:sz="0" w:space="0" w:color="auto"/>
        <w:left w:val="none" w:sz="0" w:space="0" w:color="auto"/>
        <w:bottom w:val="none" w:sz="0" w:space="0" w:color="auto"/>
        <w:right w:val="none" w:sz="0" w:space="0" w:color="auto"/>
      </w:divBdr>
    </w:div>
    <w:div w:id="883130323">
      <w:bodyDiv w:val="1"/>
      <w:marLeft w:val="0"/>
      <w:marRight w:val="0"/>
      <w:marTop w:val="0"/>
      <w:marBottom w:val="0"/>
      <w:divBdr>
        <w:top w:val="none" w:sz="0" w:space="0" w:color="auto"/>
        <w:left w:val="none" w:sz="0" w:space="0" w:color="auto"/>
        <w:bottom w:val="none" w:sz="0" w:space="0" w:color="auto"/>
        <w:right w:val="none" w:sz="0" w:space="0" w:color="auto"/>
      </w:divBdr>
    </w:div>
    <w:div w:id="944187704">
      <w:bodyDiv w:val="1"/>
      <w:marLeft w:val="0"/>
      <w:marRight w:val="0"/>
      <w:marTop w:val="0"/>
      <w:marBottom w:val="0"/>
      <w:divBdr>
        <w:top w:val="none" w:sz="0" w:space="0" w:color="auto"/>
        <w:left w:val="none" w:sz="0" w:space="0" w:color="auto"/>
        <w:bottom w:val="none" w:sz="0" w:space="0" w:color="auto"/>
        <w:right w:val="none" w:sz="0" w:space="0" w:color="auto"/>
      </w:divBdr>
    </w:div>
    <w:div w:id="969627635">
      <w:bodyDiv w:val="1"/>
      <w:marLeft w:val="0"/>
      <w:marRight w:val="0"/>
      <w:marTop w:val="0"/>
      <w:marBottom w:val="0"/>
      <w:divBdr>
        <w:top w:val="none" w:sz="0" w:space="0" w:color="auto"/>
        <w:left w:val="none" w:sz="0" w:space="0" w:color="auto"/>
        <w:bottom w:val="none" w:sz="0" w:space="0" w:color="auto"/>
        <w:right w:val="none" w:sz="0" w:space="0" w:color="auto"/>
      </w:divBdr>
    </w:div>
    <w:div w:id="972905006">
      <w:bodyDiv w:val="1"/>
      <w:marLeft w:val="0"/>
      <w:marRight w:val="0"/>
      <w:marTop w:val="0"/>
      <w:marBottom w:val="0"/>
      <w:divBdr>
        <w:top w:val="none" w:sz="0" w:space="0" w:color="auto"/>
        <w:left w:val="none" w:sz="0" w:space="0" w:color="auto"/>
        <w:bottom w:val="none" w:sz="0" w:space="0" w:color="auto"/>
        <w:right w:val="none" w:sz="0" w:space="0" w:color="auto"/>
      </w:divBdr>
    </w:div>
    <w:div w:id="1089741693">
      <w:bodyDiv w:val="1"/>
      <w:marLeft w:val="0"/>
      <w:marRight w:val="0"/>
      <w:marTop w:val="0"/>
      <w:marBottom w:val="0"/>
      <w:divBdr>
        <w:top w:val="none" w:sz="0" w:space="0" w:color="auto"/>
        <w:left w:val="none" w:sz="0" w:space="0" w:color="auto"/>
        <w:bottom w:val="none" w:sz="0" w:space="0" w:color="auto"/>
        <w:right w:val="none" w:sz="0" w:space="0" w:color="auto"/>
      </w:divBdr>
    </w:div>
    <w:div w:id="1096172199">
      <w:bodyDiv w:val="1"/>
      <w:marLeft w:val="0"/>
      <w:marRight w:val="0"/>
      <w:marTop w:val="0"/>
      <w:marBottom w:val="0"/>
      <w:divBdr>
        <w:top w:val="none" w:sz="0" w:space="0" w:color="auto"/>
        <w:left w:val="none" w:sz="0" w:space="0" w:color="auto"/>
        <w:bottom w:val="none" w:sz="0" w:space="0" w:color="auto"/>
        <w:right w:val="none" w:sz="0" w:space="0" w:color="auto"/>
      </w:divBdr>
    </w:div>
    <w:div w:id="1121921050">
      <w:bodyDiv w:val="1"/>
      <w:marLeft w:val="0"/>
      <w:marRight w:val="0"/>
      <w:marTop w:val="0"/>
      <w:marBottom w:val="0"/>
      <w:divBdr>
        <w:top w:val="none" w:sz="0" w:space="0" w:color="auto"/>
        <w:left w:val="none" w:sz="0" w:space="0" w:color="auto"/>
        <w:bottom w:val="none" w:sz="0" w:space="0" w:color="auto"/>
        <w:right w:val="none" w:sz="0" w:space="0" w:color="auto"/>
      </w:divBdr>
    </w:div>
    <w:div w:id="1122384585">
      <w:bodyDiv w:val="1"/>
      <w:marLeft w:val="0"/>
      <w:marRight w:val="0"/>
      <w:marTop w:val="0"/>
      <w:marBottom w:val="0"/>
      <w:divBdr>
        <w:top w:val="none" w:sz="0" w:space="0" w:color="auto"/>
        <w:left w:val="none" w:sz="0" w:space="0" w:color="auto"/>
        <w:bottom w:val="none" w:sz="0" w:space="0" w:color="auto"/>
        <w:right w:val="none" w:sz="0" w:space="0" w:color="auto"/>
      </w:divBdr>
    </w:div>
    <w:div w:id="1258102257">
      <w:bodyDiv w:val="1"/>
      <w:marLeft w:val="0"/>
      <w:marRight w:val="0"/>
      <w:marTop w:val="0"/>
      <w:marBottom w:val="0"/>
      <w:divBdr>
        <w:top w:val="none" w:sz="0" w:space="0" w:color="auto"/>
        <w:left w:val="none" w:sz="0" w:space="0" w:color="auto"/>
        <w:bottom w:val="none" w:sz="0" w:space="0" w:color="auto"/>
        <w:right w:val="none" w:sz="0" w:space="0" w:color="auto"/>
      </w:divBdr>
    </w:div>
    <w:div w:id="1276597748">
      <w:bodyDiv w:val="1"/>
      <w:marLeft w:val="0"/>
      <w:marRight w:val="0"/>
      <w:marTop w:val="0"/>
      <w:marBottom w:val="0"/>
      <w:divBdr>
        <w:top w:val="none" w:sz="0" w:space="0" w:color="auto"/>
        <w:left w:val="none" w:sz="0" w:space="0" w:color="auto"/>
        <w:bottom w:val="none" w:sz="0" w:space="0" w:color="auto"/>
        <w:right w:val="none" w:sz="0" w:space="0" w:color="auto"/>
      </w:divBdr>
    </w:div>
    <w:div w:id="1277718374">
      <w:bodyDiv w:val="1"/>
      <w:marLeft w:val="0"/>
      <w:marRight w:val="0"/>
      <w:marTop w:val="0"/>
      <w:marBottom w:val="0"/>
      <w:divBdr>
        <w:top w:val="none" w:sz="0" w:space="0" w:color="auto"/>
        <w:left w:val="none" w:sz="0" w:space="0" w:color="auto"/>
        <w:bottom w:val="none" w:sz="0" w:space="0" w:color="auto"/>
        <w:right w:val="none" w:sz="0" w:space="0" w:color="auto"/>
      </w:divBdr>
    </w:div>
    <w:div w:id="1333874148">
      <w:bodyDiv w:val="1"/>
      <w:marLeft w:val="0"/>
      <w:marRight w:val="0"/>
      <w:marTop w:val="0"/>
      <w:marBottom w:val="0"/>
      <w:divBdr>
        <w:top w:val="none" w:sz="0" w:space="0" w:color="auto"/>
        <w:left w:val="none" w:sz="0" w:space="0" w:color="auto"/>
        <w:bottom w:val="none" w:sz="0" w:space="0" w:color="auto"/>
        <w:right w:val="none" w:sz="0" w:space="0" w:color="auto"/>
      </w:divBdr>
    </w:div>
    <w:div w:id="1335301755">
      <w:bodyDiv w:val="1"/>
      <w:marLeft w:val="0"/>
      <w:marRight w:val="0"/>
      <w:marTop w:val="0"/>
      <w:marBottom w:val="0"/>
      <w:divBdr>
        <w:top w:val="none" w:sz="0" w:space="0" w:color="auto"/>
        <w:left w:val="none" w:sz="0" w:space="0" w:color="auto"/>
        <w:bottom w:val="none" w:sz="0" w:space="0" w:color="auto"/>
        <w:right w:val="none" w:sz="0" w:space="0" w:color="auto"/>
      </w:divBdr>
    </w:div>
    <w:div w:id="1355964903">
      <w:bodyDiv w:val="1"/>
      <w:marLeft w:val="0"/>
      <w:marRight w:val="0"/>
      <w:marTop w:val="0"/>
      <w:marBottom w:val="0"/>
      <w:divBdr>
        <w:top w:val="none" w:sz="0" w:space="0" w:color="auto"/>
        <w:left w:val="none" w:sz="0" w:space="0" w:color="auto"/>
        <w:bottom w:val="none" w:sz="0" w:space="0" w:color="auto"/>
        <w:right w:val="none" w:sz="0" w:space="0" w:color="auto"/>
      </w:divBdr>
    </w:div>
    <w:div w:id="1442191489">
      <w:bodyDiv w:val="1"/>
      <w:marLeft w:val="0"/>
      <w:marRight w:val="0"/>
      <w:marTop w:val="0"/>
      <w:marBottom w:val="0"/>
      <w:divBdr>
        <w:top w:val="none" w:sz="0" w:space="0" w:color="auto"/>
        <w:left w:val="none" w:sz="0" w:space="0" w:color="auto"/>
        <w:bottom w:val="none" w:sz="0" w:space="0" w:color="auto"/>
        <w:right w:val="none" w:sz="0" w:space="0" w:color="auto"/>
      </w:divBdr>
    </w:div>
    <w:div w:id="1457335292">
      <w:bodyDiv w:val="1"/>
      <w:marLeft w:val="0"/>
      <w:marRight w:val="0"/>
      <w:marTop w:val="0"/>
      <w:marBottom w:val="0"/>
      <w:divBdr>
        <w:top w:val="none" w:sz="0" w:space="0" w:color="auto"/>
        <w:left w:val="none" w:sz="0" w:space="0" w:color="auto"/>
        <w:bottom w:val="none" w:sz="0" w:space="0" w:color="auto"/>
        <w:right w:val="none" w:sz="0" w:space="0" w:color="auto"/>
      </w:divBdr>
    </w:div>
    <w:div w:id="1474566814">
      <w:bodyDiv w:val="1"/>
      <w:marLeft w:val="0"/>
      <w:marRight w:val="0"/>
      <w:marTop w:val="0"/>
      <w:marBottom w:val="0"/>
      <w:divBdr>
        <w:top w:val="none" w:sz="0" w:space="0" w:color="auto"/>
        <w:left w:val="none" w:sz="0" w:space="0" w:color="auto"/>
        <w:bottom w:val="none" w:sz="0" w:space="0" w:color="auto"/>
        <w:right w:val="none" w:sz="0" w:space="0" w:color="auto"/>
      </w:divBdr>
    </w:div>
    <w:div w:id="1476145185">
      <w:bodyDiv w:val="1"/>
      <w:marLeft w:val="0"/>
      <w:marRight w:val="0"/>
      <w:marTop w:val="0"/>
      <w:marBottom w:val="0"/>
      <w:divBdr>
        <w:top w:val="none" w:sz="0" w:space="0" w:color="auto"/>
        <w:left w:val="none" w:sz="0" w:space="0" w:color="auto"/>
        <w:bottom w:val="none" w:sz="0" w:space="0" w:color="auto"/>
        <w:right w:val="none" w:sz="0" w:space="0" w:color="auto"/>
      </w:divBdr>
    </w:div>
    <w:div w:id="1488742470">
      <w:bodyDiv w:val="1"/>
      <w:marLeft w:val="0"/>
      <w:marRight w:val="0"/>
      <w:marTop w:val="0"/>
      <w:marBottom w:val="0"/>
      <w:divBdr>
        <w:top w:val="none" w:sz="0" w:space="0" w:color="auto"/>
        <w:left w:val="none" w:sz="0" w:space="0" w:color="auto"/>
        <w:bottom w:val="none" w:sz="0" w:space="0" w:color="auto"/>
        <w:right w:val="none" w:sz="0" w:space="0" w:color="auto"/>
      </w:divBdr>
    </w:div>
    <w:div w:id="1496725878">
      <w:bodyDiv w:val="1"/>
      <w:marLeft w:val="0"/>
      <w:marRight w:val="0"/>
      <w:marTop w:val="0"/>
      <w:marBottom w:val="0"/>
      <w:divBdr>
        <w:top w:val="none" w:sz="0" w:space="0" w:color="auto"/>
        <w:left w:val="none" w:sz="0" w:space="0" w:color="auto"/>
        <w:bottom w:val="none" w:sz="0" w:space="0" w:color="auto"/>
        <w:right w:val="none" w:sz="0" w:space="0" w:color="auto"/>
      </w:divBdr>
    </w:div>
    <w:div w:id="1509103387">
      <w:bodyDiv w:val="1"/>
      <w:marLeft w:val="0"/>
      <w:marRight w:val="0"/>
      <w:marTop w:val="0"/>
      <w:marBottom w:val="0"/>
      <w:divBdr>
        <w:top w:val="none" w:sz="0" w:space="0" w:color="auto"/>
        <w:left w:val="none" w:sz="0" w:space="0" w:color="auto"/>
        <w:bottom w:val="none" w:sz="0" w:space="0" w:color="auto"/>
        <w:right w:val="none" w:sz="0" w:space="0" w:color="auto"/>
      </w:divBdr>
    </w:div>
    <w:div w:id="1534423215">
      <w:bodyDiv w:val="1"/>
      <w:marLeft w:val="0"/>
      <w:marRight w:val="0"/>
      <w:marTop w:val="0"/>
      <w:marBottom w:val="0"/>
      <w:divBdr>
        <w:top w:val="none" w:sz="0" w:space="0" w:color="auto"/>
        <w:left w:val="none" w:sz="0" w:space="0" w:color="auto"/>
        <w:bottom w:val="none" w:sz="0" w:space="0" w:color="auto"/>
        <w:right w:val="none" w:sz="0" w:space="0" w:color="auto"/>
      </w:divBdr>
    </w:div>
    <w:div w:id="1537739642">
      <w:bodyDiv w:val="1"/>
      <w:marLeft w:val="0"/>
      <w:marRight w:val="0"/>
      <w:marTop w:val="0"/>
      <w:marBottom w:val="0"/>
      <w:divBdr>
        <w:top w:val="none" w:sz="0" w:space="0" w:color="auto"/>
        <w:left w:val="none" w:sz="0" w:space="0" w:color="auto"/>
        <w:bottom w:val="none" w:sz="0" w:space="0" w:color="auto"/>
        <w:right w:val="none" w:sz="0" w:space="0" w:color="auto"/>
      </w:divBdr>
    </w:div>
    <w:div w:id="1638952469">
      <w:bodyDiv w:val="1"/>
      <w:marLeft w:val="0"/>
      <w:marRight w:val="0"/>
      <w:marTop w:val="0"/>
      <w:marBottom w:val="0"/>
      <w:divBdr>
        <w:top w:val="none" w:sz="0" w:space="0" w:color="auto"/>
        <w:left w:val="none" w:sz="0" w:space="0" w:color="auto"/>
        <w:bottom w:val="none" w:sz="0" w:space="0" w:color="auto"/>
        <w:right w:val="none" w:sz="0" w:space="0" w:color="auto"/>
      </w:divBdr>
    </w:div>
    <w:div w:id="1805539150">
      <w:bodyDiv w:val="1"/>
      <w:marLeft w:val="0"/>
      <w:marRight w:val="0"/>
      <w:marTop w:val="0"/>
      <w:marBottom w:val="0"/>
      <w:divBdr>
        <w:top w:val="none" w:sz="0" w:space="0" w:color="auto"/>
        <w:left w:val="none" w:sz="0" w:space="0" w:color="auto"/>
        <w:bottom w:val="none" w:sz="0" w:space="0" w:color="auto"/>
        <w:right w:val="none" w:sz="0" w:space="0" w:color="auto"/>
      </w:divBdr>
    </w:div>
    <w:div w:id="1851288673">
      <w:bodyDiv w:val="1"/>
      <w:marLeft w:val="0"/>
      <w:marRight w:val="0"/>
      <w:marTop w:val="0"/>
      <w:marBottom w:val="0"/>
      <w:divBdr>
        <w:top w:val="none" w:sz="0" w:space="0" w:color="auto"/>
        <w:left w:val="none" w:sz="0" w:space="0" w:color="auto"/>
        <w:bottom w:val="none" w:sz="0" w:space="0" w:color="auto"/>
        <w:right w:val="none" w:sz="0" w:space="0" w:color="auto"/>
      </w:divBdr>
    </w:div>
    <w:div w:id="1870487486">
      <w:bodyDiv w:val="1"/>
      <w:marLeft w:val="0"/>
      <w:marRight w:val="0"/>
      <w:marTop w:val="0"/>
      <w:marBottom w:val="0"/>
      <w:divBdr>
        <w:top w:val="none" w:sz="0" w:space="0" w:color="auto"/>
        <w:left w:val="none" w:sz="0" w:space="0" w:color="auto"/>
        <w:bottom w:val="none" w:sz="0" w:space="0" w:color="auto"/>
        <w:right w:val="none" w:sz="0" w:space="0" w:color="auto"/>
      </w:divBdr>
    </w:div>
    <w:div w:id="1988044191">
      <w:bodyDiv w:val="1"/>
      <w:marLeft w:val="0"/>
      <w:marRight w:val="0"/>
      <w:marTop w:val="0"/>
      <w:marBottom w:val="0"/>
      <w:divBdr>
        <w:top w:val="none" w:sz="0" w:space="0" w:color="auto"/>
        <w:left w:val="none" w:sz="0" w:space="0" w:color="auto"/>
        <w:bottom w:val="none" w:sz="0" w:space="0" w:color="auto"/>
        <w:right w:val="none" w:sz="0" w:space="0" w:color="auto"/>
      </w:divBdr>
    </w:div>
    <w:div w:id="2075152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image" Target="media/image66.wmf"/><Relationship Id="rId107" Type="http://schemas.openxmlformats.org/officeDocument/2006/relationships/oleObject" Target="embeddings/oleObject50.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4.wmf"/><Relationship Id="rId128" Type="http://schemas.openxmlformats.org/officeDocument/2006/relationships/image" Target="media/image61.wmf"/><Relationship Id="rId5" Type="http://schemas.openxmlformats.org/officeDocument/2006/relationships/webSettings" Target="webSettings.xml"/><Relationship Id="rId90" Type="http://schemas.openxmlformats.org/officeDocument/2006/relationships/image" Target="media/image42.wmf"/><Relationship Id="rId95" Type="http://schemas.openxmlformats.org/officeDocument/2006/relationships/oleObject" Target="embeddings/oleObject44.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1.bin"/><Relationship Id="rId113" Type="http://schemas.openxmlformats.org/officeDocument/2006/relationships/oleObject" Target="embeddings/oleObject53.bin"/><Relationship Id="rId118" Type="http://schemas.openxmlformats.org/officeDocument/2006/relationships/image" Target="media/image56.wmf"/><Relationship Id="rId134" Type="http://schemas.openxmlformats.org/officeDocument/2006/relationships/image" Target="media/image64.wmf"/><Relationship Id="rId139" Type="http://schemas.openxmlformats.org/officeDocument/2006/relationships/oleObject" Target="embeddings/oleObject66.bin"/><Relationship Id="rId80" Type="http://schemas.openxmlformats.org/officeDocument/2006/relationships/image" Target="media/image37.wmf"/><Relationship Id="rId85" Type="http://schemas.openxmlformats.org/officeDocument/2006/relationships/oleObject" Target="embeddings/oleObject39.bin"/><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08" Type="http://schemas.openxmlformats.org/officeDocument/2006/relationships/image" Target="media/image51.wmf"/><Relationship Id="rId124" Type="http://schemas.openxmlformats.org/officeDocument/2006/relationships/image" Target="media/image59.wmf"/><Relationship Id="rId129" Type="http://schemas.openxmlformats.org/officeDocument/2006/relationships/oleObject" Target="embeddings/oleObject61.bin"/><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4.bin"/><Relationship Id="rId91" Type="http://schemas.openxmlformats.org/officeDocument/2006/relationships/oleObject" Target="embeddings/oleObject42.bin"/><Relationship Id="rId96" Type="http://schemas.openxmlformats.org/officeDocument/2006/relationships/image" Target="media/image45.wmf"/><Relationship Id="rId140" Type="http://schemas.openxmlformats.org/officeDocument/2006/relationships/header" Target="header1.xm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119" Type="http://schemas.openxmlformats.org/officeDocument/2006/relationships/oleObject" Target="embeddings/oleObject56.bin"/><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image" Target="media/image62.wmf"/><Relationship Id="rId135" Type="http://schemas.openxmlformats.org/officeDocument/2006/relationships/oleObject" Target="embeddings/oleObject64.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1.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image" Target="media/image49.wmf"/><Relationship Id="rId120" Type="http://schemas.openxmlformats.org/officeDocument/2006/relationships/image" Target="media/image57.wmf"/><Relationship Id="rId125" Type="http://schemas.openxmlformats.org/officeDocument/2006/relationships/oleObject" Target="embeddings/oleObject59.bin"/><Relationship Id="rId141"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15" Type="http://schemas.openxmlformats.org/officeDocument/2006/relationships/oleObject" Target="embeddings/oleObject54.bin"/><Relationship Id="rId131" Type="http://schemas.openxmlformats.org/officeDocument/2006/relationships/oleObject" Target="embeddings/oleObject62.bin"/><Relationship Id="rId136" Type="http://schemas.openxmlformats.org/officeDocument/2006/relationships/image" Target="media/image65.wmf"/><Relationship Id="rId61" Type="http://schemas.openxmlformats.org/officeDocument/2006/relationships/oleObject" Target="embeddings/oleObject27.bin"/><Relationship Id="rId82" Type="http://schemas.openxmlformats.org/officeDocument/2006/relationships/image" Target="media/image38.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105" Type="http://schemas.openxmlformats.org/officeDocument/2006/relationships/oleObject" Target="embeddings/oleObject49.bin"/><Relationship Id="rId126" Type="http://schemas.openxmlformats.org/officeDocument/2006/relationships/image" Target="media/image60.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footer" Target="footer2.xml"/><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image" Target="media/image55.wmf"/><Relationship Id="rId137" Type="http://schemas.openxmlformats.org/officeDocument/2006/relationships/oleObject" Target="embeddings/oleObject65.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3.wmf"/><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50.wmf"/><Relationship Id="rId127" Type="http://schemas.openxmlformats.org/officeDocument/2006/relationships/oleObject" Target="embeddings/oleObject60.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3.bin"/><Relationship Id="rId16" Type="http://schemas.openxmlformats.org/officeDocument/2006/relationships/image" Target="media/image5.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44"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FB5B57-F3DC-4E84-A947-B892EA44B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Template>
  <TotalTime>1130</TotalTime>
  <Pages>9</Pages>
  <Words>1210</Words>
  <Characters>6897</Characters>
  <Application>Microsoft Office Word</Application>
  <DocSecurity>0</DocSecurity>
  <Lines>57</Lines>
  <Paragraphs>16</Paragraphs>
  <ScaleCrop>false</ScaleCrop>
  <HeadingPairs>
    <vt:vector size="2" baseType="variant">
      <vt:variant>
        <vt:lpstr>题目</vt:lpstr>
      </vt:variant>
      <vt:variant>
        <vt:i4>1</vt:i4>
      </vt:variant>
    </vt:vector>
  </HeadingPairs>
  <TitlesOfParts>
    <vt:vector size="1" baseType="lpstr">
      <vt:lpstr>10003     2002</vt:lpstr>
    </vt:vector>
  </TitlesOfParts>
  <Company>sipo</Company>
  <LinksUpToDate>false</LinksUpToDate>
  <CharactersWithSpaces>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10003     2002</dc:title>
  <dc:creator>cxf</dc:creator>
  <cp:lastModifiedBy>Jianghao Cai</cp:lastModifiedBy>
  <cp:revision>27</cp:revision>
  <cp:lastPrinted>2020-05-18T09:23:00Z</cp:lastPrinted>
  <dcterms:created xsi:type="dcterms:W3CDTF">2024-05-06T08:18:00Z</dcterms:created>
  <dcterms:modified xsi:type="dcterms:W3CDTF">2025-07-19T03:23:00Z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