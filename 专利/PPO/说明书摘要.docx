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AEF13" w14:textId="735D9AE8" w:rsidR="00ED4039" w:rsidRPr="00DA53D0" w:rsidRDefault="005F6C72" w:rsidP="00DA53D0">
      <w:pPr>
        <w:widowControl/>
        <w:snapToGrid w:val="0"/>
        <w:spacing w:line="360" w:lineRule="auto"/>
        <w:ind w:firstLineChars="200" w:firstLine="520"/>
        <w:rPr>
          <w:color w:val="000000"/>
          <w:sz w:val="26"/>
          <w:szCs w:val="26"/>
        </w:rPr>
      </w:pPr>
      <w:r w:rsidRPr="005F6C72">
        <w:rPr>
          <w:color w:val="000000"/>
          <w:sz w:val="26"/>
          <w:szCs w:val="26"/>
        </w:rPr>
        <w:t>本发明公开了一种基于近端策略优化的无人机集群动态目标分群方法，属于无人机集群任务规划与智能决策技术领域。首先获取已确定的摧毁目标集以及目标位置、目标价值、防御能力和综合评分等目标状态信息；然后基于粒子群优化算法对摧毁目标集进行初始区域划分，得到初始目标</w:t>
      </w:r>
      <w:proofErr w:type="gramStart"/>
      <w:r w:rsidRPr="005F6C72">
        <w:rPr>
          <w:color w:val="000000"/>
          <w:sz w:val="26"/>
          <w:szCs w:val="26"/>
        </w:rPr>
        <w:t>簇</w:t>
      </w:r>
      <w:proofErr w:type="gramEnd"/>
      <w:r w:rsidRPr="005F6C72">
        <w:rPr>
          <w:color w:val="000000"/>
          <w:sz w:val="26"/>
          <w:szCs w:val="26"/>
        </w:rPr>
        <w:t>标签和目标</w:t>
      </w:r>
      <w:proofErr w:type="gramStart"/>
      <w:r w:rsidRPr="005F6C72">
        <w:rPr>
          <w:color w:val="000000"/>
          <w:sz w:val="26"/>
          <w:szCs w:val="26"/>
        </w:rPr>
        <w:t>簇</w:t>
      </w:r>
      <w:proofErr w:type="gramEnd"/>
      <w:r w:rsidRPr="005F6C72">
        <w:rPr>
          <w:color w:val="000000"/>
          <w:sz w:val="26"/>
          <w:szCs w:val="26"/>
        </w:rPr>
        <w:t>中心；当发生目标新增、目标消失或目标属性变化等动态事件时，更新当前摧毁目标集合，并构建包含目标数量、簇中心、区域紧凑性、价值负载和防御负载</w:t>
      </w:r>
      <w:proofErr w:type="gramStart"/>
      <w:r w:rsidRPr="005F6C72">
        <w:rPr>
          <w:color w:val="000000"/>
          <w:sz w:val="26"/>
          <w:szCs w:val="26"/>
        </w:rPr>
        <w:t>的簇级状态空间</w:t>
      </w:r>
      <w:proofErr w:type="gramEnd"/>
      <w:r w:rsidRPr="005F6C72">
        <w:rPr>
          <w:color w:val="000000"/>
          <w:sz w:val="26"/>
          <w:szCs w:val="26"/>
        </w:rPr>
        <w:t>；再由训练后的近端策略优化智能体输出目标在不同目标</w:t>
      </w:r>
      <w:proofErr w:type="gramStart"/>
      <w:r w:rsidRPr="005F6C72">
        <w:rPr>
          <w:color w:val="000000"/>
          <w:sz w:val="26"/>
          <w:szCs w:val="26"/>
        </w:rPr>
        <w:t>簇</w:t>
      </w:r>
      <w:proofErr w:type="gramEnd"/>
      <w:r w:rsidRPr="005F6C72">
        <w:rPr>
          <w:color w:val="000000"/>
          <w:sz w:val="26"/>
          <w:szCs w:val="26"/>
        </w:rPr>
        <w:t>之间的移动动作，并根据目标数量均衡性、区域紧凑性和任务负载均衡性对目标</w:t>
      </w:r>
      <w:proofErr w:type="gramStart"/>
      <w:r w:rsidRPr="005F6C72">
        <w:rPr>
          <w:color w:val="000000"/>
          <w:sz w:val="26"/>
          <w:szCs w:val="26"/>
        </w:rPr>
        <w:t>簇</w:t>
      </w:r>
      <w:proofErr w:type="gramEnd"/>
      <w:r w:rsidRPr="005F6C72">
        <w:rPr>
          <w:color w:val="000000"/>
          <w:sz w:val="26"/>
          <w:szCs w:val="26"/>
        </w:rPr>
        <w:t>标签和</w:t>
      </w:r>
      <w:proofErr w:type="gramStart"/>
      <w:r w:rsidRPr="005F6C72">
        <w:rPr>
          <w:color w:val="000000"/>
          <w:sz w:val="26"/>
          <w:szCs w:val="26"/>
        </w:rPr>
        <w:t>簇中心</w:t>
      </w:r>
      <w:proofErr w:type="gramEnd"/>
      <w:r w:rsidRPr="005F6C72">
        <w:rPr>
          <w:color w:val="000000"/>
          <w:sz w:val="26"/>
          <w:szCs w:val="26"/>
        </w:rPr>
        <w:t>进行动态调整；最后输出动态重分群后的目标</w:t>
      </w:r>
      <w:proofErr w:type="gramStart"/>
      <w:r w:rsidRPr="005F6C72">
        <w:rPr>
          <w:color w:val="000000"/>
          <w:sz w:val="26"/>
          <w:szCs w:val="26"/>
        </w:rPr>
        <w:t>簇</w:t>
      </w:r>
      <w:proofErr w:type="gramEnd"/>
      <w:r w:rsidRPr="005F6C72">
        <w:rPr>
          <w:color w:val="000000"/>
          <w:sz w:val="26"/>
          <w:szCs w:val="26"/>
        </w:rPr>
        <w:t>集合，并提供给后续无人机资源分配、任务完成率评估和打击次序规划模块。本发明能够在保持原有任务结构连续性的基础上，提高无人机集群对动态目标事件的响应能力、目标分群均衡性和任务规划稳定性。</w:t>
      </w:r>
      <w:r w:rsidR="00DA53D0" w:rsidRPr="00DA53D0">
        <w:rPr>
          <w:color w:val="000000"/>
          <w:sz w:val="26"/>
          <w:szCs w:val="26"/>
        </w:rPr>
        <w:t>。</w:t>
      </w:r>
    </w:p>
    <w:sectPr w:rsidR="00ED4039" w:rsidRPr="00DA53D0" w:rsidSect="00ED279F">
      <w:headerReference w:type="default" r:id="rId7"/>
      <w:footerReference w:type="default" r:id="rId8"/>
      <w:pgSz w:w="11906" w:h="16838" w:code="9"/>
      <w:pgMar w:top="1361" w:right="851" w:bottom="851" w:left="1418" w:header="794" w:footer="113" w:gutter="0"/>
      <w:lnNumType w:countBy="5"/>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F5340" w14:textId="77777777" w:rsidR="00F27C69" w:rsidRDefault="00F27C69">
      <w:r>
        <w:separator/>
      </w:r>
    </w:p>
  </w:endnote>
  <w:endnote w:type="continuationSeparator" w:id="0">
    <w:p w14:paraId="387F8769" w14:textId="77777777" w:rsidR="00F27C69" w:rsidRDefault="00F27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D803" w14:textId="77777777" w:rsidR="001B6718" w:rsidRDefault="001B6718" w:rsidP="001B6718">
    <w:pPr>
      <w:pStyle w:val="a3"/>
      <w:numPr>
        <w:ins w:id="0" w:author="推荐书" w:date="2010-03-10T11:29:00Z"/>
      </w:numPr>
      <w:spacing w:line="200" w:lineRule="exact"/>
      <w:jc w:val="both"/>
      <w:rPr>
        <w:ins w:id="1" w:author="推荐书" w:date="2010-03-10T11:29:00Z"/>
        <w:rFonts w:ascii="黑体" w:eastAsia="黑体"/>
      </w:rPr>
    </w:pPr>
    <w:ins w:id="2" w:author="推荐书" w:date="2010-03-10T11:29:00Z">
      <w:r>
        <w:rPr>
          <w:rFonts w:ascii="黑体" w:eastAsia="黑体"/>
        </w:rPr>
        <w:t>10</w:t>
      </w:r>
      <w:r>
        <w:rPr>
          <w:rFonts w:ascii="黑体" w:eastAsia="黑体" w:hint="eastAsia"/>
        </w:rPr>
        <w:t>0</w:t>
      </w:r>
      <w:r>
        <w:rPr>
          <w:rFonts w:ascii="黑体" w:eastAsia="黑体"/>
        </w:rPr>
        <w:t>00</w:t>
      </w:r>
      <w:r>
        <w:rPr>
          <w:rFonts w:ascii="黑体" w:eastAsia="黑体" w:hint="eastAsia"/>
        </w:rPr>
        <w:t>4</w:t>
      </w:r>
    </w:ins>
  </w:p>
  <w:p w14:paraId="47D1D138" w14:textId="77777777" w:rsidR="001B6718" w:rsidRDefault="006876D3" w:rsidP="001B6718">
    <w:pPr>
      <w:pStyle w:val="a3"/>
      <w:numPr>
        <w:ins w:id="3" w:author="推荐书" w:date="2010-03-10T11:29:00Z"/>
      </w:numPr>
      <w:spacing w:line="200" w:lineRule="exact"/>
      <w:jc w:val="both"/>
      <w:rPr>
        <w:ins w:id="4" w:author="推荐书" w:date="2010-03-10T11:29:00Z"/>
        <w:rFonts w:ascii="黑体" w:eastAsia="黑体"/>
      </w:rPr>
    </w:pPr>
    <w:ins w:id="5" w:author="推荐书" w:date="2010-03-10T11:29:00Z">
      <w:r>
        <w:rPr>
          <w:rFonts w:ascii="黑体" w:eastAsia="黑体"/>
          <w:noProof/>
        </w:rPr>
        <mc:AlternateContent>
          <mc:Choice Requires="wps">
            <w:drawing>
              <wp:anchor distT="0" distB="0" distL="114300" distR="114300" simplePos="0" relativeHeight="251658240" behindDoc="0" locked="0" layoutInCell="0" allowOverlap="1" wp14:anchorId="58748BD8" wp14:editId="0A25B271">
                <wp:simplePos x="0" y="0"/>
                <wp:positionH relativeFrom="column">
                  <wp:posOffset>1905</wp:posOffset>
                </wp:positionH>
                <wp:positionV relativeFrom="paragraph">
                  <wp:posOffset>-156845</wp:posOffset>
                </wp:positionV>
                <wp:extent cx="6120130" cy="0"/>
                <wp:effectExtent l="0" t="0" r="0" b="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4E208" id="Line 12"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" o:allowincell="f" strokeweight="1pt"/>
            </w:pict>
          </mc:Fallback>
        </mc:AlternateContent>
      </w:r>
      <w:r w:rsidR="001B6718">
        <w:rPr>
          <w:rFonts w:ascii="黑体" w:eastAsia="黑体" w:hint="eastAsia"/>
        </w:rPr>
        <w:t>2010.2</w:t>
      </w:r>
    </w:ins>
  </w:p>
  <w:p w14:paraId="57541AFF" w14:textId="77777777" w:rsidR="001B6718" w:rsidRDefault="001B671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49CDF" w14:textId="77777777" w:rsidR="00F27C69" w:rsidRDefault="00F27C69">
      <w:r>
        <w:separator/>
      </w:r>
    </w:p>
  </w:footnote>
  <w:footnote w:type="continuationSeparator" w:id="0">
    <w:p w14:paraId="5EA64951" w14:textId="77777777" w:rsidR="00F27C69" w:rsidRDefault="00F27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3698" w14:textId="77777777" w:rsidR="001B6718" w:rsidRDefault="006876D3" w:rsidP="001B6718">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7216" behindDoc="0" locked="0" layoutInCell="0" allowOverlap="1" wp14:anchorId="7CDBDEC8" wp14:editId="19FEA109">
              <wp:simplePos x="0" y="0"/>
              <wp:positionH relativeFrom="column">
                <wp:posOffset>0</wp:posOffset>
              </wp:positionH>
              <wp:positionV relativeFrom="paragraph">
                <wp:posOffset>360045</wp:posOffset>
              </wp:positionV>
              <wp:extent cx="6120130" cy="0"/>
              <wp:effectExtent l="0" t="0" r="0" b="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83EF83" id="Line 11"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" o:allowincell="f" strokeweight="1pt"/>
          </w:pict>
        </mc:Fallback>
      </mc:AlternateContent>
    </w:r>
    <w:r w:rsidR="001B6718">
      <w:rPr>
        <w:rFonts w:eastAsia="黑体" w:hint="eastAsia"/>
        <w:spacing w:val="90"/>
        <w:sz w:val="28"/>
      </w:rPr>
      <w:t>说明书摘要</w:t>
    </w:r>
  </w:p>
  <w:p w14:paraId="59311F49" w14:textId="77777777" w:rsidR="007D040A" w:rsidRDefault="007D040A">
    <w:pPr>
      <w:jc w:val="center"/>
      <w:outlineLvl w:val="0"/>
      <w:rPr>
        <w:rFonts w:ascii="黑体" w:eastAsia="黑体"/>
        <w:b/>
        <w:spacing w:val="90"/>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CFF"/>
    <w:multiLevelType w:val="hybridMultilevel"/>
    <w:tmpl w:val="E29061A4"/>
    <w:lvl w:ilvl="0" w:tplc="1EF033F0">
      <w:start w:val="1"/>
      <w:numFmt w:val="decimal"/>
      <w:lvlText w:val="%1．"/>
      <w:lvlJc w:val="left"/>
      <w:pPr>
        <w:tabs>
          <w:tab w:val="num" w:pos="360"/>
        </w:tabs>
        <w:ind w:left="360" w:hanging="360"/>
      </w:pPr>
      <w:rPr>
        <w:rFonts w:hint="eastAsia"/>
      </w:rPr>
    </w:lvl>
    <w:lvl w:ilvl="1" w:tplc="EC424C8C" w:tentative="1">
      <w:start w:val="1"/>
      <w:numFmt w:val="lowerLetter"/>
      <w:lvlText w:val="%2)"/>
      <w:lvlJc w:val="left"/>
      <w:pPr>
        <w:tabs>
          <w:tab w:val="num" w:pos="840"/>
        </w:tabs>
        <w:ind w:left="840" w:hanging="420"/>
      </w:pPr>
    </w:lvl>
    <w:lvl w:ilvl="2" w:tplc="2684F0E4" w:tentative="1">
      <w:start w:val="1"/>
      <w:numFmt w:val="lowerRoman"/>
      <w:lvlText w:val="%3."/>
      <w:lvlJc w:val="right"/>
      <w:pPr>
        <w:tabs>
          <w:tab w:val="num" w:pos="1260"/>
        </w:tabs>
        <w:ind w:left="1260" w:hanging="420"/>
      </w:pPr>
    </w:lvl>
    <w:lvl w:ilvl="3" w:tplc="1356127A" w:tentative="1">
      <w:start w:val="1"/>
      <w:numFmt w:val="decimal"/>
      <w:lvlText w:val="%4."/>
      <w:lvlJc w:val="left"/>
      <w:pPr>
        <w:tabs>
          <w:tab w:val="num" w:pos="1680"/>
        </w:tabs>
        <w:ind w:left="1680" w:hanging="420"/>
      </w:pPr>
    </w:lvl>
    <w:lvl w:ilvl="4" w:tplc="39A01C86" w:tentative="1">
      <w:start w:val="1"/>
      <w:numFmt w:val="lowerLetter"/>
      <w:lvlText w:val="%5)"/>
      <w:lvlJc w:val="left"/>
      <w:pPr>
        <w:tabs>
          <w:tab w:val="num" w:pos="2100"/>
        </w:tabs>
        <w:ind w:left="2100" w:hanging="420"/>
      </w:pPr>
    </w:lvl>
    <w:lvl w:ilvl="5" w:tplc="BDC4AB52" w:tentative="1">
      <w:start w:val="1"/>
      <w:numFmt w:val="lowerRoman"/>
      <w:lvlText w:val="%6."/>
      <w:lvlJc w:val="right"/>
      <w:pPr>
        <w:tabs>
          <w:tab w:val="num" w:pos="2520"/>
        </w:tabs>
        <w:ind w:left="2520" w:hanging="420"/>
      </w:pPr>
    </w:lvl>
    <w:lvl w:ilvl="6" w:tplc="09AEAEAC" w:tentative="1">
      <w:start w:val="1"/>
      <w:numFmt w:val="decimal"/>
      <w:lvlText w:val="%7."/>
      <w:lvlJc w:val="left"/>
      <w:pPr>
        <w:tabs>
          <w:tab w:val="num" w:pos="2940"/>
        </w:tabs>
        <w:ind w:left="2940" w:hanging="420"/>
      </w:pPr>
    </w:lvl>
    <w:lvl w:ilvl="7" w:tplc="AF9ED4AA" w:tentative="1">
      <w:start w:val="1"/>
      <w:numFmt w:val="lowerLetter"/>
      <w:lvlText w:val="%8)"/>
      <w:lvlJc w:val="left"/>
      <w:pPr>
        <w:tabs>
          <w:tab w:val="num" w:pos="3360"/>
        </w:tabs>
        <w:ind w:left="3360" w:hanging="420"/>
      </w:pPr>
    </w:lvl>
    <w:lvl w:ilvl="8" w:tplc="3D38DE64" w:tentative="1">
      <w:start w:val="1"/>
      <w:numFmt w:val="lowerRoman"/>
      <w:lvlText w:val="%9."/>
      <w:lvlJc w:val="right"/>
      <w:pPr>
        <w:tabs>
          <w:tab w:val="num" w:pos="3780"/>
        </w:tabs>
        <w:ind w:left="3780" w:hanging="420"/>
      </w:pPr>
    </w:lvl>
  </w:abstractNum>
  <w:abstractNum w:abstractNumId="1" w15:restartNumberingAfterBreak="0">
    <w:nsid w:val="26136176"/>
    <w:multiLevelType w:val="hybridMultilevel"/>
    <w:tmpl w:val="9410C5D4"/>
    <w:lvl w:ilvl="0" w:tplc="386CF3E0">
      <w:start w:val="1"/>
      <w:numFmt w:val="decimal"/>
      <w:lvlText w:val="%1．"/>
      <w:lvlJc w:val="left"/>
      <w:pPr>
        <w:tabs>
          <w:tab w:val="num" w:pos="360"/>
        </w:tabs>
        <w:ind w:left="360" w:hanging="360"/>
      </w:pPr>
      <w:rPr>
        <w:rFonts w:hint="eastAsia"/>
      </w:rPr>
    </w:lvl>
    <w:lvl w:ilvl="1" w:tplc="8422A5A0" w:tentative="1">
      <w:start w:val="1"/>
      <w:numFmt w:val="lowerLetter"/>
      <w:lvlText w:val="%2)"/>
      <w:lvlJc w:val="left"/>
      <w:pPr>
        <w:tabs>
          <w:tab w:val="num" w:pos="840"/>
        </w:tabs>
        <w:ind w:left="840" w:hanging="420"/>
      </w:pPr>
    </w:lvl>
    <w:lvl w:ilvl="2" w:tplc="6F466BFE" w:tentative="1">
      <w:start w:val="1"/>
      <w:numFmt w:val="lowerRoman"/>
      <w:lvlText w:val="%3."/>
      <w:lvlJc w:val="right"/>
      <w:pPr>
        <w:tabs>
          <w:tab w:val="num" w:pos="1260"/>
        </w:tabs>
        <w:ind w:left="1260" w:hanging="420"/>
      </w:pPr>
    </w:lvl>
    <w:lvl w:ilvl="3" w:tplc="4CAAAA0C" w:tentative="1">
      <w:start w:val="1"/>
      <w:numFmt w:val="decimal"/>
      <w:lvlText w:val="%4."/>
      <w:lvlJc w:val="left"/>
      <w:pPr>
        <w:tabs>
          <w:tab w:val="num" w:pos="1680"/>
        </w:tabs>
        <w:ind w:left="1680" w:hanging="420"/>
      </w:pPr>
    </w:lvl>
    <w:lvl w:ilvl="4" w:tplc="17F8FF10" w:tentative="1">
      <w:start w:val="1"/>
      <w:numFmt w:val="lowerLetter"/>
      <w:lvlText w:val="%5)"/>
      <w:lvlJc w:val="left"/>
      <w:pPr>
        <w:tabs>
          <w:tab w:val="num" w:pos="2100"/>
        </w:tabs>
        <w:ind w:left="2100" w:hanging="420"/>
      </w:pPr>
    </w:lvl>
    <w:lvl w:ilvl="5" w:tplc="A26C97CA" w:tentative="1">
      <w:start w:val="1"/>
      <w:numFmt w:val="lowerRoman"/>
      <w:lvlText w:val="%6."/>
      <w:lvlJc w:val="right"/>
      <w:pPr>
        <w:tabs>
          <w:tab w:val="num" w:pos="2520"/>
        </w:tabs>
        <w:ind w:left="2520" w:hanging="420"/>
      </w:pPr>
    </w:lvl>
    <w:lvl w:ilvl="6" w:tplc="8FB0CAC8" w:tentative="1">
      <w:start w:val="1"/>
      <w:numFmt w:val="decimal"/>
      <w:lvlText w:val="%7."/>
      <w:lvlJc w:val="left"/>
      <w:pPr>
        <w:tabs>
          <w:tab w:val="num" w:pos="2940"/>
        </w:tabs>
        <w:ind w:left="2940" w:hanging="420"/>
      </w:pPr>
    </w:lvl>
    <w:lvl w:ilvl="7" w:tplc="F246F72C" w:tentative="1">
      <w:start w:val="1"/>
      <w:numFmt w:val="lowerLetter"/>
      <w:lvlText w:val="%8)"/>
      <w:lvlJc w:val="left"/>
      <w:pPr>
        <w:tabs>
          <w:tab w:val="num" w:pos="3360"/>
        </w:tabs>
        <w:ind w:left="3360" w:hanging="420"/>
      </w:pPr>
    </w:lvl>
    <w:lvl w:ilvl="8" w:tplc="F07AF89A" w:tentative="1">
      <w:start w:val="1"/>
      <w:numFmt w:val="lowerRoman"/>
      <w:lvlText w:val="%9."/>
      <w:lvlJc w:val="right"/>
      <w:pPr>
        <w:tabs>
          <w:tab w:val="num" w:pos="3780"/>
        </w:tabs>
        <w:ind w:left="3780" w:hanging="420"/>
      </w:pPr>
    </w:lvl>
  </w:abstractNum>
  <w:num w:numId="1" w16cid:durableId="1699619784">
    <w:abstractNumId w:val="0"/>
  </w:num>
  <w:num w:numId="2" w16cid:durableId="927277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62B"/>
    <w:rsid w:val="00010A83"/>
    <w:rsid w:val="00013EA7"/>
    <w:rsid w:val="00016669"/>
    <w:rsid w:val="00017F35"/>
    <w:rsid w:val="00021158"/>
    <w:rsid w:val="00054D3F"/>
    <w:rsid w:val="00061F4B"/>
    <w:rsid w:val="000927E7"/>
    <w:rsid w:val="000A7490"/>
    <w:rsid w:val="000D304A"/>
    <w:rsid w:val="00102002"/>
    <w:rsid w:val="0010577D"/>
    <w:rsid w:val="00117D4B"/>
    <w:rsid w:val="00134000"/>
    <w:rsid w:val="00140341"/>
    <w:rsid w:val="00176CF2"/>
    <w:rsid w:val="00181537"/>
    <w:rsid w:val="00184B2B"/>
    <w:rsid w:val="00192ECE"/>
    <w:rsid w:val="001B6718"/>
    <w:rsid w:val="00275EDE"/>
    <w:rsid w:val="002B4E89"/>
    <w:rsid w:val="003019B7"/>
    <w:rsid w:val="00381B0A"/>
    <w:rsid w:val="003A3C35"/>
    <w:rsid w:val="003A7178"/>
    <w:rsid w:val="003C0225"/>
    <w:rsid w:val="003D51CE"/>
    <w:rsid w:val="003F2D3D"/>
    <w:rsid w:val="003F6690"/>
    <w:rsid w:val="00421762"/>
    <w:rsid w:val="00450052"/>
    <w:rsid w:val="00494FF7"/>
    <w:rsid w:val="004F0747"/>
    <w:rsid w:val="00580BEE"/>
    <w:rsid w:val="005A5CD6"/>
    <w:rsid w:val="005B0D29"/>
    <w:rsid w:val="005D75B8"/>
    <w:rsid w:val="005E3B73"/>
    <w:rsid w:val="005F6C72"/>
    <w:rsid w:val="00652185"/>
    <w:rsid w:val="006523F9"/>
    <w:rsid w:val="0068191C"/>
    <w:rsid w:val="006876D3"/>
    <w:rsid w:val="006B388D"/>
    <w:rsid w:val="006E2C68"/>
    <w:rsid w:val="007063FA"/>
    <w:rsid w:val="0071178A"/>
    <w:rsid w:val="00741087"/>
    <w:rsid w:val="00774A31"/>
    <w:rsid w:val="0077726D"/>
    <w:rsid w:val="00780611"/>
    <w:rsid w:val="00782DBC"/>
    <w:rsid w:val="0078709A"/>
    <w:rsid w:val="0079465B"/>
    <w:rsid w:val="007B5742"/>
    <w:rsid w:val="007C7A8F"/>
    <w:rsid w:val="007D040A"/>
    <w:rsid w:val="007D062B"/>
    <w:rsid w:val="008261EB"/>
    <w:rsid w:val="008545D1"/>
    <w:rsid w:val="00864682"/>
    <w:rsid w:val="00871C5C"/>
    <w:rsid w:val="00873F2E"/>
    <w:rsid w:val="00901FF3"/>
    <w:rsid w:val="00923909"/>
    <w:rsid w:val="0092493C"/>
    <w:rsid w:val="00977759"/>
    <w:rsid w:val="00992D6D"/>
    <w:rsid w:val="009A1A57"/>
    <w:rsid w:val="009A5DFA"/>
    <w:rsid w:val="009F7177"/>
    <w:rsid w:val="00A008D4"/>
    <w:rsid w:val="00A13261"/>
    <w:rsid w:val="00A23DDC"/>
    <w:rsid w:val="00A45FB4"/>
    <w:rsid w:val="00AB02AB"/>
    <w:rsid w:val="00AE15B3"/>
    <w:rsid w:val="00B07B76"/>
    <w:rsid w:val="00B3295C"/>
    <w:rsid w:val="00B36706"/>
    <w:rsid w:val="00B47794"/>
    <w:rsid w:val="00BB29F1"/>
    <w:rsid w:val="00BC7CF0"/>
    <w:rsid w:val="00BD5F3C"/>
    <w:rsid w:val="00C43DE7"/>
    <w:rsid w:val="00C47BF4"/>
    <w:rsid w:val="00C77102"/>
    <w:rsid w:val="00C807A4"/>
    <w:rsid w:val="00CC1E4A"/>
    <w:rsid w:val="00CC2EA3"/>
    <w:rsid w:val="00CF4A4B"/>
    <w:rsid w:val="00D05834"/>
    <w:rsid w:val="00D136F0"/>
    <w:rsid w:val="00D56CA6"/>
    <w:rsid w:val="00D666E3"/>
    <w:rsid w:val="00D909CF"/>
    <w:rsid w:val="00D94D7A"/>
    <w:rsid w:val="00D95D62"/>
    <w:rsid w:val="00DA53D0"/>
    <w:rsid w:val="00DB6732"/>
    <w:rsid w:val="00DE14AF"/>
    <w:rsid w:val="00DE7C56"/>
    <w:rsid w:val="00E30892"/>
    <w:rsid w:val="00E379CF"/>
    <w:rsid w:val="00E54C09"/>
    <w:rsid w:val="00EA3C3D"/>
    <w:rsid w:val="00ED279F"/>
    <w:rsid w:val="00ED4039"/>
    <w:rsid w:val="00EF0CE1"/>
    <w:rsid w:val="00F077A6"/>
    <w:rsid w:val="00F205C3"/>
    <w:rsid w:val="00F27C69"/>
    <w:rsid w:val="00F65522"/>
    <w:rsid w:val="00F75CE8"/>
    <w:rsid w:val="00F7632C"/>
    <w:rsid w:val="00FC6E60"/>
    <w:rsid w:val="00FE449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15C15E"/>
  <w15:docId w15:val="{77900832-52EC-4663-9CCC-4D39EFB0E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Balloon Text"/>
    <w:basedOn w:val="a"/>
    <w:semiHidden/>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Body Text"/>
    <w:basedOn w:val="a"/>
    <w:rPr>
      <w:sz w:val="28"/>
    </w:rPr>
  </w:style>
  <w:style w:type="character" w:styleId="a7">
    <w:name w:val="line number"/>
    <w:basedOn w:val="a0"/>
    <w:rsid w:val="00ED279F"/>
  </w:style>
  <w:style w:type="paragraph" w:styleId="a8">
    <w:name w:val="Revision"/>
    <w:hidden/>
    <w:uiPriority w:val="99"/>
    <w:semiHidden/>
    <w:rsid w:val="003F2D3D"/>
    <w:rPr>
      <w:kern w:val="2"/>
      <w:sz w:val="21"/>
    </w:rPr>
  </w:style>
  <w:style w:type="paragraph" w:styleId="a9">
    <w:name w:val="Normal (Web)"/>
    <w:basedOn w:val="a"/>
    <w:uiPriority w:val="99"/>
    <w:unhideWhenUsed/>
    <w:qFormat/>
    <w:rsid w:val="00F65522"/>
    <w:pPr>
      <w:widowControl/>
      <w:spacing w:before="100" w:beforeAutospacing="1" w:after="100" w:afterAutospacing="1"/>
      <w:jc w:val="left"/>
    </w:pPr>
    <w:rPr>
      <w:rFonts w:ascii="宋体" w:hAnsi="宋体" w:cs="宋体"/>
      <w:kern w:val="0"/>
      <w:sz w:val="24"/>
      <w:szCs w:val="24"/>
    </w:rPr>
  </w:style>
  <w:style w:type="character" w:customStyle="1" w:styleId="Char">
    <w:name w:val="论文_正文 Char"/>
    <w:link w:val="aa"/>
    <w:qFormat/>
    <w:locked/>
    <w:rsid w:val="003C0225"/>
    <w:rPr>
      <w:rFonts w:ascii="Arial" w:hAnsi="Arial" w:cstheme="minorBidi"/>
      <w:kern w:val="2"/>
      <w:sz w:val="24"/>
      <w:szCs w:val="24"/>
    </w:rPr>
  </w:style>
  <w:style w:type="paragraph" w:customStyle="1" w:styleId="aa">
    <w:name w:val="论文_正文"/>
    <w:basedOn w:val="a"/>
    <w:link w:val="Char"/>
    <w:qFormat/>
    <w:rsid w:val="003C0225"/>
    <w:pPr>
      <w:spacing w:line="400" w:lineRule="exact"/>
      <w:ind w:firstLineChars="200" w:firstLine="640"/>
    </w:pPr>
    <w:rPr>
      <w:rFonts w:ascii="Arial" w:hAnsi="Arial" w:cstheme="minorBidi"/>
      <w:sz w:val="24"/>
      <w:szCs w:val="24"/>
    </w:rPr>
  </w:style>
  <w:style w:type="paragraph" w:styleId="ab">
    <w:name w:val="Body Text Indent"/>
    <w:basedOn w:val="a"/>
    <w:link w:val="ac"/>
    <w:unhideWhenUsed/>
    <w:rsid w:val="00F205C3"/>
    <w:pPr>
      <w:spacing w:after="120"/>
      <w:ind w:leftChars="200" w:left="420"/>
    </w:pPr>
  </w:style>
  <w:style w:type="character" w:customStyle="1" w:styleId="ac">
    <w:name w:val="正文文本缩进 字符"/>
    <w:basedOn w:val="a0"/>
    <w:link w:val="ab"/>
    <w:rsid w:val="00F205C3"/>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36850">
      <w:bodyDiv w:val="1"/>
      <w:marLeft w:val="0"/>
      <w:marRight w:val="0"/>
      <w:marTop w:val="0"/>
      <w:marBottom w:val="0"/>
      <w:divBdr>
        <w:top w:val="none" w:sz="0" w:space="0" w:color="auto"/>
        <w:left w:val="none" w:sz="0" w:space="0" w:color="auto"/>
        <w:bottom w:val="none" w:sz="0" w:space="0" w:color="auto"/>
        <w:right w:val="none" w:sz="0" w:space="0" w:color="auto"/>
      </w:divBdr>
    </w:div>
    <w:div w:id="225071093">
      <w:bodyDiv w:val="1"/>
      <w:marLeft w:val="0"/>
      <w:marRight w:val="0"/>
      <w:marTop w:val="0"/>
      <w:marBottom w:val="0"/>
      <w:divBdr>
        <w:top w:val="none" w:sz="0" w:space="0" w:color="auto"/>
        <w:left w:val="none" w:sz="0" w:space="0" w:color="auto"/>
        <w:bottom w:val="none" w:sz="0" w:space="0" w:color="auto"/>
        <w:right w:val="none" w:sz="0" w:space="0" w:color="auto"/>
      </w:divBdr>
    </w:div>
    <w:div w:id="232593896">
      <w:bodyDiv w:val="1"/>
      <w:marLeft w:val="0"/>
      <w:marRight w:val="0"/>
      <w:marTop w:val="0"/>
      <w:marBottom w:val="0"/>
      <w:divBdr>
        <w:top w:val="none" w:sz="0" w:space="0" w:color="auto"/>
        <w:left w:val="none" w:sz="0" w:space="0" w:color="auto"/>
        <w:bottom w:val="none" w:sz="0" w:space="0" w:color="auto"/>
        <w:right w:val="none" w:sz="0" w:space="0" w:color="auto"/>
      </w:divBdr>
    </w:div>
    <w:div w:id="443962105">
      <w:bodyDiv w:val="1"/>
      <w:marLeft w:val="0"/>
      <w:marRight w:val="0"/>
      <w:marTop w:val="0"/>
      <w:marBottom w:val="0"/>
      <w:divBdr>
        <w:top w:val="none" w:sz="0" w:space="0" w:color="auto"/>
        <w:left w:val="none" w:sz="0" w:space="0" w:color="auto"/>
        <w:bottom w:val="none" w:sz="0" w:space="0" w:color="auto"/>
        <w:right w:val="none" w:sz="0" w:space="0" w:color="auto"/>
      </w:divBdr>
    </w:div>
    <w:div w:id="637223216">
      <w:bodyDiv w:val="1"/>
      <w:marLeft w:val="0"/>
      <w:marRight w:val="0"/>
      <w:marTop w:val="0"/>
      <w:marBottom w:val="0"/>
      <w:divBdr>
        <w:top w:val="none" w:sz="0" w:space="0" w:color="auto"/>
        <w:left w:val="none" w:sz="0" w:space="0" w:color="auto"/>
        <w:bottom w:val="none" w:sz="0" w:space="0" w:color="auto"/>
        <w:right w:val="none" w:sz="0" w:space="0" w:color="auto"/>
      </w:divBdr>
    </w:div>
    <w:div w:id="789013795">
      <w:bodyDiv w:val="1"/>
      <w:marLeft w:val="0"/>
      <w:marRight w:val="0"/>
      <w:marTop w:val="0"/>
      <w:marBottom w:val="0"/>
      <w:divBdr>
        <w:top w:val="none" w:sz="0" w:space="0" w:color="auto"/>
        <w:left w:val="none" w:sz="0" w:space="0" w:color="auto"/>
        <w:bottom w:val="none" w:sz="0" w:space="0" w:color="auto"/>
        <w:right w:val="none" w:sz="0" w:space="0" w:color="auto"/>
      </w:divBdr>
    </w:div>
    <w:div w:id="957372089">
      <w:bodyDiv w:val="1"/>
      <w:marLeft w:val="0"/>
      <w:marRight w:val="0"/>
      <w:marTop w:val="0"/>
      <w:marBottom w:val="0"/>
      <w:divBdr>
        <w:top w:val="none" w:sz="0" w:space="0" w:color="auto"/>
        <w:left w:val="none" w:sz="0" w:space="0" w:color="auto"/>
        <w:bottom w:val="none" w:sz="0" w:space="0" w:color="auto"/>
        <w:right w:val="none" w:sz="0" w:space="0" w:color="auto"/>
      </w:divBdr>
    </w:div>
    <w:div w:id="1030422757">
      <w:bodyDiv w:val="1"/>
      <w:marLeft w:val="0"/>
      <w:marRight w:val="0"/>
      <w:marTop w:val="0"/>
      <w:marBottom w:val="0"/>
      <w:divBdr>
        <w:top w:val="none" w:sz="0" w:space="0" w:color="auto"/>
        <w:left w:val="none" w:sz="0" w:space="0" w:color="auto"/>
        <w:bottom w:val="none" w:sz="0" w:space="0" w:color="auto"/>
        <w:right w:val="none" w:sz="0" w:space="0" w:color="auto"/>
      </w:divBdr>
    </w:div>
    <w:div w:id="1082290275">
      <w:bodyDiv w:val="1"/>
      <w:marLeft w:val="0"/>
      <w:marRight w:val="0"/>
      <w:marTop w:val="0"/>
      <w:marBottom w:val="0"/>
      <w:divBdr>
        <w:top w:val="none" w:sz="0" w:space="0" w:color="auto"/>
        <w:left w:val="none" w:sz="0" w:space="0" w:color="auto"/>
        <w:bottom w:val="none" w:sz="0" w:space="0" w:color="auto"/>
        <w:right w:val="none" w:sz="0" w:space="0" w:color="auto"/>
      </w:divBdr>
    </w:div>
    <w:div w:id="1101410228">
      <w:bodyDiv w:val="1"/>
      <w:marLeft w:val="0"/>
      <w:marRight w:val="0"/>
      <w:marTop w:val="0"/>
      <w:marBottom w:val="0"/>
      <w:divBdr>
        <w:top w:val="none" w:sz="0" w:space="0" w:color="auto"/>
        <w:left w:val="none" w:sz="0" w:space="0" w:color="auto"/>
        <w:bottom w:val="none" w:sz="0" w:space="0" w:color="auto"/>
        <w:right w:val="none" w:sz="0" w:space="0" w:color="auto"/>
      </w:divBdr>
    </w:div>
    <w:div w:id="1133063643">
      <w:bodyDiv w:val="1"/>
      <w:marLeft w:val="0"/>
      <w:marRight w:val="0"/>
      <w:marTop w:val="0"/>
      <w:marBottom w:val="0"/>
      <w:divBdr>
        <w:top w:val="none" w:sz="0" w:space="0" w:color="auto"/>
        <w:left w:val="none" w:sz="0" w:space="0" w:color="auto"/>
        <w:bottom w:val="none" w:sz="0" w:space="0" w:color="auto"/>
        <w:right w:val="none" w:sz="0" w:space="0" w:color="auto"/>
      </w:divBdr>
    </w:div>
    <w:div w:id="1876850157">
      <w:bodyDiv w:val="1"/>
      <w:marLeft w:val="0"/>
      <w:marRight w:val="0"/>
      <w:marTop w:val="0"/>
      <w:marBottom w:val="0"/>
      <w:divBdr>
        <w:top w:val="none" w:sz="0" w:space="0" w:color="auto"/>
        <w:left w:val="none" w:sz="0" w:space="0" w:color="auto"/>
        <w:bottom w:val="none" w:sz="0" w:space="0" w:color="auto"/>
        <w:right w:val="none" w:sz="0" w:space="0" w:color="auto"/>
      </w:divBdr>
    </w:div>
    <w:div w:id="1981764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smszy.dot</Template>
  <TotalTime>1</TotalTime>
  <Pages>1</Pages>
  <Words>58</Words>
  <Characters>334</Characters>
  <Application>Microsoft Office Word</Application>
  <DocSecurity>0</DocSecurity>
  <Lines>2</Lines>
  <Paragraphs>1</Paragraphs>
  <ScaleCrop>false</ScaleCrop>
  <Company>sipo</Company>
  <LinksUpToDate>false</LinksUpToDate>
  <CharactersWithSpaces>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cxf</dc:creator>
  <cp:lastModifiedBy>锦阳 翟</cp:lastModifiedBy>
  <cp:revision>5</cp:revision>
  <cp:lastPrinted>2022-03-26T10:49:00Z</cp:lastPrinted>
  <dcterms:created xsi:type="dcterms:W3CDTF">2024-04-28T13:17:00Z</dcterms:created>
  <dcterms:modified xsi:type="dcterms:W3CDTF">2026-05-18T02:17:00Z</dcterms:modified>
</cp:coreProperties>
</file>